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1ED78F" w14:textId="77777777" w:rsidR="00997CC9" w:rsidRDefault="00997CC9">
      <w:pPr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 w14:paraId="7D4043EA" w14:textId="77777777" w:rsidR="00997CC9" w:rsidRDefault="00997CC9">
      <w:pPr>
        <w:spacing w:line="420" w:lineRule="exact"/>
        <w:rPr>
          <w:rFonts w:ascii="楷体" w:eastAsia="楷体" w:hAnsi="楷体" w:cs="楷体" w:hint="eastAsia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课程名称</w:t>
      </w:r>
      <w:r>
        <w:rPr>
          <w:rFonts w:ascii="楷体" w:eastAsia="楷体" w:hAnsi="楷体" w:cs="楷体" w:hint="eastAsia"/>
          <w:sz w:val="28"/>
          <w:szCs w:val="28"/>
          <w:u w:val="single"/>
        </w:rPr>
        <w:t xml:space="preserve">  </w:t>
      </w:r>
      <w:r w:rsidR="008C259C">
        <w:rPr>
          <w:rFonts w:ascii="楷体" w:eastAsia="楷体" w:hAnsi="楷体" w:cs="楷体" w:hint="eastAsia"/>
          <w:sz w:val="28"/>
          <w:szCs w:val="28"/>
          <w:u w:val="single"/>
        </w:rPr>
        <w:t xml:space="preserve">  </w:t>
      </w:r>
      <w:r w:rsidR="004E1368">
        <w:rPr>
          <w:rFonts w:ascii="楷体" w:eastAsia="楷体" w:hAnsi="楷体" w:cs="楷体" w:hint="eastAsia"/>
          <w:sz w:val="28"/>
          <w:szCs w:val="28"/>
          <w:u w:val="single"/>
        </w:rPr>
        <w:t>网络安全程序设计实验</w:t>
      </w:r>
      <w:r w:rsidR="008C259C">
        <w:rPr>
          <w:rFonts w:ascii="楷体" w:eastAsia="楷体" w:hAnsi="楷体" w:cs="楷体" w:hint="eastAsia"/>
          <w:sz w:val="28"/>
          <w:szCs w:val="28"/>
          <w:u w:val="single"/>
        </w:rPr>
        <w:t xml:space="preserve">       </w:t>
      </w:r>
      <w:r>
        <w:rPr>
          <w:rFonts w:ascii="楷体" w:eastAsia="楷体" w:hAnsi="楷体" w:cs="楷体" w:hint="eastAsia"/>
          <w:sz w:val="28"/>
          <w:szCs w:val="28"/>
          <w:u w:val="single"/>
        </w:rPr>
        <w:t xml:space="preserve">  </w:t>
      </w:r>
      <w:r>
        <w:rPr>
          <w:rFonts w:ascii="楷体" w:eastAsia="楷体" w:hAnsi="楷体" w:cs="楷体" w:hint="eastAsia"/>
          <w:sz w:val="28"/>
          <w:szCs w:val="28"/>
        </w:rPr>
        <w:t>成绩评定</w:t>
      </w:r>
      <w:r>
        <w:rPr>
          <w:rFonts w:ascii="楷体" w:eastAsia="楷体" w:hAnsi="楷体" w:cs="楷体" w:hint="eastAsia"/>
          <w:sz w:val="28"/>
          <w:szCs w:val="28"/>
          <w:u w:val="single"/>
        </w:rPr>
        <w:t xml:space="preserve">  </w:t>
      </w:r>
      <w:r w:rsidR="008C259C">
        <w:rPr>
          <w:rFonts w:ascii="楷体" w:eastAsia="楷体" w:hAnsi="楷体" w:cs="楷体" w:hint="eastAsia"/>
          <w:sz w:val="28"/>
          <w:szCs w:val="28"/>
          <w:u w:val="single"/>
        </w:rPr>
        <w:t xml:space="preserve">        </w:t>
      </w:r>
      <w:r>
        <w:rPr>
          <w:rFonts w:ascii="楷体" w:eastAsia="楷体" w:hAnsi="楷体" w:cs="楷体" w:hint="eastAsia"/>
          <w:sz w:val="28"/>
          <w:szCs w:val="28"/>
          <w:u w:val="single"/>
        </w:rPr>
        <w:t xml:space="preserve">  </w:t>
      </w:r>
    </w:p>
    <w:p w14:paraId="257A6657" w14:textId="77777777" w:rsidR="00997CC9" w:rsidRDefault="00997CC9">
      <w:pPr>
        <w:spacing w:line="420" w:lineRule="exact"/>
        <w:rPr>
          <w:rFonts w:ascii="楷体" w:eastAsia="楷体" w:hAnsi="楷体" w:cs="楷体" w:hint="eastAsia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实验项目名称</w:t>
      </w:r>
      <w:r>
        <w:rPr>
          <w:rFonts w:ascii="楷体" w:eastAsia="楷体" w:hAnsi="楷体" w:cs="楷体" w:hint="eastAsia"/>
          <w:sz w:val="28"/>
          <w:szCs w:val="28"/>
          <w:u w:val="single"/>
        </w:rPr>
        <w:t xml:space="preserve"> </w:t>
      </w:r>
      <w:r w:rsidR="008C259C">
        <w:rPr>
          <w:rFonts w:ascii="楷体" w:eastAsia="楷体" w:hAnsi="楷体" w:cs="楷体" w:hint="eastAsia"/>
          <w:sz w:val="28"/>
          <w:szCs w:val="28"/>
          <w:u w:val="single"/>
        </w:rPr>
        <w:t xml:space="preserve">   </w:t>
      </w:r>
      <w:r w:rsidR="00333339">
        <w:rPr>
          <w:rFonts w:ascii="楷体" w:eastAsia="楷体" w:hAnsi="楷体" w:cs="楷体"/>
          <w:sz w:val="28"/>
          <w:szCs w:val="28"/>
          <w:u w:val="single"/>
        </w:rPr>
        <w:t xml:space="preserve"> </w:t>
      </w:r>
      <w:r w:rsidR="00622757">
        <w:rPr>
          <w:rFonts w:ascii="楷体" w:eastAsia="楷体" w:hAnsi="楷体" w:cs="楷体" w:hint="eastAsia"/>
          <w:sz w:val="28"/>
          <w:szCs w:val="28"/>
          <w:u w:val="single"/>
        </w:rPr>
        <w:t>证书库注册</w:t>
      </w:r>
      <w:r w:rsidR="00BB4316">
        <w:rPr>
          <w:rFonts w:ascii="楷体" w:eastAsia="楷体" w:hAnsi="楷体" w:cs="楷体" w:hint="eastAsia"/>
          <w:sz w:val="28"/>
          <w:szCs w:val="28"/>
          <w:u w:val="single"/>
        </w:rPr>
        <w:t>编程实验</w:t>
      </w:r>
      <w:r w:rsidR="008C259C">
        <w:rPr>
          <w:rFonts w:ascii="楷体" w:eastAsia="楷体" w:hAnsi="楷体" w:cs="楷体" w:hint="eastAsia"/>
          <w:sz w:val="28"/>
          <w:szCs w:val="28"/>
          <w:u w:val="single"/>
        </w:rPr>
        <w:t xml:space="preserve">    </w:t>
      </w:r>
      <w:r>
        <w:rPr>
          <w:rFonts w:ascii="楷体" w:eastAsia="楷体" w:hAnsi="楷体" w:cs="楷体" w:hint="eastAsia"/>
          <w:sz w:val="28"/>
          <w:szCs w:val="28"/>
          <w:u w:val="single"/>
        </w:rPr>
        <w:t xml:space="preserve">   </w:t>
      </w:r>
      <w:r>
        <w:rPr>
          <w:rFonts w:ascii="楷体" w:eastAsia="楷体" w:hAnsi="楷体" w:cs="楷体" w:hint="eastAsia"/>
          <w:sz w:val="28"/>
          <w:szCs w:val="28"/>
        </w:rPr>
        <w:t>指导教师</w:t>
      </w:r>
      <w:r>
        <w:rPr>
          <w:rFonts w:ascii="楷体" w:eastAsia="楷体" w:hAnsi="楷体" w:cs="楷体" w:hint="eastAsia"/>
          <w:sz w:val="28"/>
          <w:szCs w:val="28"/>
          <w:u w:val="single"/>
        </w:rPr>
        <w:t xml:space="preserve">  </w:t>
      </w:r>
      <w:r w:rsidR="001070A9">
        <w:rPr>
          <w:rFonts w:ascii="楷体" w:eastAsia="楷体" w:hAnsi="楷体" w:cs="楷体" w:hint="eastAsia"/>
          <w:sz w:val="28"/>
          <w:szCs w:val="28"/>
          <w:u w:val="single"/>
        </w:rPr>
        <w:t>赵阔</w:t>
      </w:r>
      <w:r w:rsidR="008C259C">
        <w:rPr>
          <w:rFonts w:ascii="楷体" w:eastAsia="楷体" w:hAnsi="楷体" w:cs="楷体" w:hint="eastAsia"/>
          <w:sz w:val="28"/>
          <w:szCs w:val="28"/>
          <w:u w:val="single"/>
        </w:rPr>
        <w:t xml:space="preserve">      </w:t>
      </w:r>
    </w:p>
    <w:p w14:paraId="63B4D4AC" w14:textId="77777777" w:rsidR="00997CC9" w:rsidRDefault="00997CC9">
      <w:pPr>
        <w:spacing w:line="420" w:lineRule="exact"/>
        <w:rPr>
          <w:rFonts w:ascii="楷体" w:eastAsia="楷体" w:hAnsi="楷体" w:cs="楷体" w:hint="eastAsia"/>
          <w:sz w:val="28"/>
          <w:szCs w:val="28"/>
          <w:u w:val="single"/>
        </w:rPr>
      </w:pPr>
      <w:r>
        <w:rPr>
          <w:rFonts w:ascii="楷体" w:eastAsia="楷体" w:hAnsi="楷体" w:cs="楷体" w:hint="eastAsia"/>
          <w:sz w:val="28"/>
          <w:szCs w:val="28"/>
        </w:rPr>
        <w:t>实验项目编号</w:t>
      </w:r>
      <w:r>
        <w:rPr>
          <w:rFonts w:ascii="楷体" w:eastAsia="楷体" w:hAnsi="楷体" w:cs="楷体" w:hint="eastAsia"/>
          <w:sz w:val="28"/>
          <w:szCs w:val="28"/>
          <w:u w:val="single"/>
        </w:rPr>
        <w:t xml:space="preserve">     </w:t>
      </w:r>
      <w:r w:rsidR="0024412E">
        <w:rPr>
          <w:rFonts w:ascii="楷体" w:eastAsia="楷体" w:hAnsi="楷体" w:cs="楷体"/>
          <w:sz w:val="28"/>
          <w:szCs w:val="28"/>
          <w:u w:val="single"/>
        </w:rPr>
        <w:t>11</w:t>
      </w:r>
      <w:r>
        <w:rPr>
          <w:rFonts w:ascii="楷体" w:eastAsia="楷体" w:hAnsi="楷体" w:cs="楷体" w:hint="eastAsia"/>
          <w:sz w:val="28"/>
          <w:szCs w:val="28"/>
          <w:u w:val="single"/>
        </w:rPr>
        <w:t xml:space="preserve">      </w:t>
      </w:r>
      <w:r>
        <w:rPr>
          <w:rFonts w:ascii="楷体" w:eastAsia="楷体" w:hAnsi="楷体" w:cs="楷体" w:hint="eastAsia"/>
          <w:sz w:val="28"/>
          <w:szCs w:val="28"/>
        </w:rPr>
        <w:t>实验项目类型</w:t>
      </w:r>
      <w:r>
        <w:rPr>
          <w:rFonts w:ascii="楷体" w:eastAsia="楷体" w:hAnsi="楷体" w:cs="楷体" w:hint="eastAsia"/>
          <w:sz w:val="28"/>
          <w:szCs w:val="28"/>
          <w:u w:val="single"/>
        </w:rPr>
        <w:t xml:space="preserve">  </w:t>
      </w:r>
      <w:r w:rsidR="00D21B46">
        <w:rPr>
          <w:rFonts w:ascii="楷体" w:eastAsia="楷体" w:hAnsi="楷体" w:cs="楷体" w:hint="eastAsia"/>
          <w:sz w:val="28"/>
          <w:szCs w:val="28"/>
          <w:u w:val="single"/>
        </w:rPr>
        <w:t>验证</w:t>
      </w:r>
      <w:r>
        <w:rPr>
          <w:rFonts w:ascii="楷体" w:eastAsia="楷体" w:hAnsi="楷体" w:cs="楷体" w:hint="eastAsia"/>
          <w:sz w:val="28"/>
          <w:szCs w:val="28"/>
          <w:u w:val="single"/>
        </w:rPr>
        <w:t xml:space="preserve">  </w:t>
      </w:r>
      <w:r>
        <w:rPr>
          <w:rFonts w:ascii="楷体" w:eastAsia="楷体" w:hAnsi="楷体" w:cs="楷体" w:hint="eastAsia"/>
          <w:sz w:val="28"/>
          <w:szCs w:val="28"/>
        </w:rPr>
        <w:t>实验地点</w:t>
      </w:r>
      <w:r>
        <w:rPr>
          <w:rFonts w:ascii="楷体" w:eastAsia="楷体" w:hAnsi="楷体" w:cs="楷体" w:hint="eastAsia"/>
          <w:sz w:val="28"/>
          <w:szCs w:val="28"/>
          <w:u w:val="single"/>
        </w:rPr>
        <w:t xml:space="preserve"> </w:t>
      </w:r>
      <w:r w:rsidR="00AF312A">
        <w:rPr>
          <w:rFonts w:ascii="楷体" w:eastAsia="楷体" w:hAnsi="楷体" w:cs="楷体" w:hint="eastAsia"/>
          <w:sz w:val="28"/>
          <w:szCs w:val="28"/>
          <w:u w:val="single"/>
        </w:rPr>
        <w:t>机房</w:t>
      </w:r>
      <w:r w:rsidR="008C259C">
        <w:rPr>
          <w:rFonts w:ascii="楷体" w:eastAsia="楷体" w:hAnsi="楷体" w:cs="楷体" w:hint="eastAsia"/>
          <w:sz w:val="28"/>
          <w:szCs w:val="28"/>
          <w:u w:val="single"/>
        </w:rPr>
        <w:t xml:space="preserve">    </w:t>
      </w:r>
    </w:p>
    <w:p w14:paraId="2B4FA5C0" w14:textId="77777777" w:rsidR="00997CC9" w:rsidRDefault="00997CC9">
      <w:pPr>
        <w:spacing w:line="420" w:lineRule="exact"/>
        <w:rPr>
          <w:rFonts w:ascii="楷体" w:eastAsia="楷体" w:hAnsi="楷体" w:cs="楷体" w:hint="eastAsia"/>
          <w:sz w:val="28"/>
          <w:szCs w:val="28"/>
          <w:u w:val="single"/>
        </w:rPr>
      </w:pPr>
      <w:r>
        <w:rPr>
          <w:rFonts w:ascii="楷体" w:eastAsia="楷体" w:hAnsi="楷体" w:cs="楷体" w:hint="eastAsia"/>
          <w:sz w:val="28"/>
          <w:szCs w:val="28"/>
        </w:rPr>
        <w:t>学生姓名</w:t>
      </w:r>
      <w:r>
        <w:rPr>
          <w:rFonts w:ascii="楷体" w:eastAsia="楷体" w:hAnsi="楷体" w:cs="楷体" w:hint="eastAsia"/>
          <w:sz w:val="28"/>
          <w:szCs w:val="28"/>
          <w:u w:val="single"/>
        </w:rPr>
        <w:t xml:space="preserve">  </w:t>
      </w:r>
      <w:r w:rsidR="008C259C">
        <w:rPr>
          <w:rFonts w:ascii="楷体" w:eastAsia="楷体" w:hAnsi="楷体" w:cs="楷体" w:hint="eastAsia"/>
          <w:sz w:val="28"/>
          <w:szCs w:val="28"/>
          <w:u w:val="single"/>
        </w:rPr>
        <w:t xml:space="preserve">  </w:t>
      </w:r>
      <w:r w:rsidR="000305D4">
        <w:rPr>
          <w:rFonts w:ascii="楷体" w:eastAsia="楷体" w:hAnsi="楷体" w:cs="楷体" w:hint="eastAsia"/>
          <w:sz w:val="28"/>
          <w:szCs w:val="28"/>
          <w:u w:val="single"/>
        </w:rPr>
        <w:t>赖梓萌</w:t>
      </w:r>
      <w:r w:rsidR="008C259C">
        <w:rPr>
          <w:rFonts w:ascii="楷体" w:eastAsia="楷体" w:hAnsi="楷体" w:cs="楷体" w:hint="eastAsia"/>
          <w:sz w:val="28"/>
          <w:szCs w:val="28"/>
          <w:u w:val="single"/>
        </w:rPr>
        <w:t xml:space="preserve">      </w:t>
      </w:r>
      <w:r>
        <w:rPr>
          <w:rFonts w:ascii="楷体" w:eastAsia="楷体" w:hAnsi="楷体" w:cs="楷体" w:hint="eastAsia"/>
          <w:sz w:val="28"/>
          <w:szCs w:val="28"/>
          <w:u w:val="single"/>
        </w:rPr>
        <w:t xml:space="preserve">   </w:t>
      </w:r>
      <w:r>
        <w:rPr>
          <w:rFonts w:ascii="楷体" w:eastAsia="楷体" w:hAnsi="楷体" w:cs="楷体" w:hint="eastAsia"/>
          <w:sz w:val="28"/>
          <w:szCs w:val="28"/>
        </w:rPr>
        <w:t>学号</w:t>
      </w:r>
      <w:r>
        <w:rPr>
          <w:rFonts w:ascii="楷体" w:eastAsia="楷体" w:hAnsi="楷体" w:cs="楷体" w:hint="eastAsia"/>
          <w:sz w:val="28"/>
          <w:szCs w:val="28"/>
          <w:u w:val="single"/>
        </w:rPr>
        <w:t xml:space="preserve">    </w:t>
      </w:r>
      <w:r w:rsidR="000305D4">
        <w:rPr>
          <w:rFonts w:ascii="楷体" w:eastAsia="楷体" w:hAnsi="楷体" w:cs="楷体"/>
          <w:sz w:val="28"/>
          <w:szCs w:val="28"/>
          <w:u w:val="single"/>
        </w:rPr>
        <w:t>2017052552</w:t>
      </w:r>
      <w:r>
        <w:rPr>
          <w:rFonts w:ascii="楷体" w:eastAsia="楷体" w:hAnsi="楷体" w:cs="楷体" w:hint="eastAsia"/>
          <w:sz w:val="28"/>
          <w:szCs w:val="28"/>
          <w:u w:val="single"/>
        </w:rPr>
        <w:t xml:space="preserve"> </w:t>
      </w:r>
      <w:r w:rsidR="008C259C">
        <w:rPr>
          <w:rFonts w:ascii="楷体" w:eastAsia="楷体" w:hAnsi="楷体" w:cs="楷体" w:hint="eastAsia"/>
          <w:sz w:val="28"/>
          <w:szCs w:val="28"/>
          <w:u w:val="single"/>
        </w:rPr>
        <w:t xml:space="preserve">        </w:t>
      </w:r>
      <w:r>
        <w:rPr>
          <w:rFonts w:ascii="楷体" w:eastAsia="楷体" w:hAnsi="楷体" w:cs="楷体" w:hint="eastAsia"/>
          <w:sz w:val="28"/>
          <w:szCs w:val="28"/>
          <w:u w:val="single"/>
        </w:rPr>
        <w:t xml:space="preserve">      </w:t>
      </w:r>
      <w:r w:rsidR="006C13B6">
        <w:rPr>
          <w:rFonts w:ascii="楷体" w:eastAsia="楷体" w:hAnsi="楷体" w:cs="楷体"/>
          <w:sz w:val="28"/>
          <w:szCs w:val="28"/>
          <w:u w:val="single"/>
        </w:rPr>
        <w:t xml:space="preserve"> </w:t>
      </w:r>
    </w:p>
    <w:p w14:paraId="2996735E" w14:textId="77777777" w:rsidR="00997CC9" w:rsidRDefault="00997CC9">
      <w:pPr>
        <w:numPr>
          <w:ins w:id="0" w:author="赖梓萌" w:date="2006-06-11T14:06:00Z"/>
        </w:numPr>
        <w:spacing w:line="420" w:lineRule="exact"/>
        <w:rPr>
          <w:rFonts w:ascii="楷体" w:eastAsia="楷体" w:hAnsi="楷体" w:cs="楷体" w:hint="eastAsia"/>
          <w:sz w:val="28"/>
          <w:szCs w:val="28"/>
          <w:u w:val="single"/>
        </w:rPr>
      </w:pPr>
      <w:r>
        <w:rPr>
          <w:rFonts w:ascii="楷体" w:eastAsia="楷体" w:hAnsi="楷体" w:cs="楷体" w:hint="eastAsia"/>
          <w:sz w:val="28"/>
          <w:szCs w:val="28"/>
        </w:rPr>
        <w:t>学院</w:t>
      </w:r>
      <w:r>
        <w:rPr>
          <w:rFonts w:ascii="楷体" w:eastAsia="楷体" w:hAnsi="楷体" w:cs="楷体" w:hint="eastAsia"/>
          <w:sz w:val="28"/>
          <w:szCs w:val="28"/>
          <w:u w:val="single"/>
        </w:rPr>
        <w:t xml:space="preserve"> 智能科学与工程/人工智能产业学院  </w:t>
      </w:r>
      <w:r>
        <w:rPr>
          <w:rFonts w:ascii="楷体" w:eastAsia="楷体" w:hAnsi="楷体" w:cs="楷体" w:hint="eastAsia"/>
          <w:sz w:val="28"/>
          <w:szCs w:val="28"/>
        </w:rPr>
        <w:t>专业</w:t>
      </w:r>
      <w:r>
        <w:rPr>
          <w:rFonts w:ascii="楷体" w:eastAsia="楷体" w:hAnsi="楷体" w:cs="楷体" w:hint="eastAsia"/>
          <w:sz w:val="28"/>
          <w:szCs w:val="28"/>
          <w:u w:val="single"/>
        </w:rPr>
        <w:t xml:space="preserve">   </w:t>
      </w:r>
      <w:r w:rsidR="000305D4">
        <w:rPr>
          <w:rFonts w:ascii="楷体" w:eastAsia="楷体" w:hAnsi="楷体" w:cs="楷体"/>
          <w:sz w:val="28"/>
          <w:szCs w:val="28"/>
          <w:u w:val="single"/>
        </w:rPr>
        <w:t xml:space="preserve"> </w:t>
      </w:r>
      <w:r w:rsidR="000305D4">
        <w:rPr>
          <w:rFonts w:ascii="楷体" w:eastAsia="楷体" w:hAnsi="楷体" w:cs="楷体" w:hint="eastAsia"/>
          <w:sz w:val="28"/>
          <w:szCs w:val="28"/>
          <w:u w:val="single"/>
        </w:rPr>
        <w:t>物联网工程</w:t>
      </w:r>
      <w:r w:rsidR="008C259C">
        <w:rPr>
          <w:rFonts w:ascii="楷体" w:eastAsia="楷体" w:hAnsi="楷体" w:cs="楷体" w:hint="eastAsia"/>
          <w:sz w:val="28"/>
          <w:szCs w:val="28"/>
          <w:u w:val="single"/>
        </w:rPr>
        <w:t xml:space="preserve">     </w:t>
      </w:r>
      <w:r>
        <w:rPr>
          <w:rFonts w:ascii="楷体" w:eastAsia="楷体" w:hAnsi="楷体" w:cs="楷体" w:hint="eastAsia"/>
          <w:sz w:val="28"/>
          <w:szCs w:val="28"/>
          <w:u w:val="single"/>
        </w:rPr>
        <w:t xml:space="preserve">          </w:t>
      </w:r>
      <w:r>
        <w:rPr>
          <w:rFonts w:ascii="楷体" w:eastAsia="楷体" w:hAnsi="楷体" w:cs="楷体" w:hint="eastAsia"/>
          <w:sz w:val="28"/>
          <w:szCs w:val="28"/>
        </w:rPr>
        <w:t xml:space="preserve">  </w:t>
      </w:r>
    </w:p>
    <w:p w14:paraId="0BD4B4F8" w14:textId="77777777" w:rsidR="00997CC9" w:rsidRDefault="00997CC9">
      <w:pPr>
        <w:spacing w:line="420" w:lineRule="exact"/>
        <w:rPr>
          <w:rFonts w:eastAsia="楷体_GB2312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实验时间</w:t>
      </w:r>
      <w:r>
        <w:rPr>
          <w:rFonts w:ascii="楷体" w:eastAsia="楷体" w:hAnsi="楷体" w:cs="楷体" w:hint="eastAsia"/>
          <w:sz w:val="28"/>
          <w:szCs w:val="28"/>
          <w:u w:val="single"/>
        </w:rPr>
        <w:t xml:space="preserve"> 2020 </w:t>
      </w:r>
      <w:r>
        <w:rPr>
          <w:rFonts w:ascii="楷体" w:eastAsia="楷体" w:hAnsi="楷体" w:cs="楷体" w:hint="eastAsia"/>
          <w:sz w:val="28"/>
          <w:szCs w:val="28"/>
        </w:rPr>
        <w:t>年</w:t>
      </w:r>
      <w:r w:rsidR="00E82971">
        <w:rPr>
          <w:rFonts w:ascii="楷体" w:eastAsia="楷体" w:hAnsi="楷体" w:cs="楷体" w:hint="eastAsia"/>
          <w:sz w:val="28"/>
          <w:szCs w:val="28"/>
        </w:rPr>
        <w:t xml:space="preserve"> </w:t>
      </w:r>
      <w:r w:rsidR="00E82971">
        <w:rPr>
          <w:rFonts w:ascii="楷体" w:eastAsia="楷体" w:hAnsi="楷体" w:cs="楷体"/>
          <w:sz w:val="28"/>
          <w:szCs w:val="28"/>
          <w:u w:val="single"/>
        </w:rPr>
        <w:t xml:space="preserve"> 11</w:t>
      </w:r>
      <w:r>
        <w:rPr>
          <w:rFonts w:ascii="楷体" w:eastAsia="楷体" w:hAnsi="楷体" w:cs="楷体" w:hint="eastAsia"/>
          <w:sz w:val="28"/>
          <w:szCs w:val="28"/>
          <w:u w:val="single"/>
        </w:rPr>
        <w:t xml:space="preserve"> </w:t>
      </w:r>
      <w:r>
        <w:rPr>
          <w:rFonts w:ascii="楷体" w:eastAsia="楷体" w:hAnsi="楷体" w:cs="楷体" w:hint="eastAsia"/>
          <w:sz w:val="28"/>
          <w:szCs w:val="28"/>
        </w:rPr>
        <w:t>月</w:t>
      </w:r>
      <w:r>
        <w:rPr>
          <w:rFonts w:ascii="楷体" w:eastAsia="楷体" w:hAnsi="楷体" w:cs="楷体" w:hint="eastAsia"/>
          <w:sz w:val="28"/>
          <w:szCs w:val="28"/>
          <w:u w:val="single"/>
        </w:rPr>
        <w:t xml:space="preserve"> </w:t>
      </w:r>
      <w:r w:rsidR="006B0696">
        <w:rPr>
          <w:rFonts w:ascii="楷体" w:eastAsia="楷体" w:hAnsi="楷体" w:cs="楷体"/>
          <w:sz w:val="28"/>
          <w:szCs w:val="28"/>
          <w:u w:val="single"/>
        </w:rPr>
        <w:t>2</w:t>
      </w:r>
      <w:r w:rsidR="00E82971">
        <w:rPr>
          <w:rFonts w:ascii="楷体" w:eastAsia="楷体" w:hAnsi="楷体" w:cs="楷体"/>
          <w:sz w:val="28"/>
          <w:szCs w:val="28"/>
          <w:u w:val="single"/>
        </w:rPr>
        <w:t>2</w:t>
      </w:r>
      <w:r>
        <w:rPr>
          <w:rFonts w:ascii="楷体" w:eastAsia="楷体" w:hAnsi="楷体" w:cs="楷体" w:hint="eastAsia"/>
          <w:sz w:val="28"/>
          <w:szCs w:val="28"/>
          <w:u w:val="single"/>
        </w:rPr>
        <w:t xml:space="preserve"> </w:t>
      </w:r>
      <w:r>
        <w:rPr>
          <w:rFonts w:ascii="楷体" w:eastAsia="楷体" w:hAnsi="楷体" w:cs="楷体" w:hint="eastAsia"/>
          <w:sz w:val="28"/>
          <w:szCs w:val="28"/>
        </w:rPr>
        <w:t>日</w:t>
      </w:r>
      <w:r>
        <w:rPr>
          <w:rFonts w:ascii="楷体" w:eastAsia="楷体" w:hAnsi="楷体" w:cs="楷体" w:hint="eastAsia"/>
          <w:sz w:val="28"/>
          <w:szCs w:val="28"/>
          <w:u w:val="single"/>
        </w:rPr>
        <w:t>上</w:t>
      </w:r>
      <w:r>
        <w:rPr>
          <w:rFonts w:ascii="楷体" w:eastAsia="楷体" w:hAnsi="楷体" w:cs="楷体" w:hint="eastAsia"/>
          <w:sz w:val="28"/>
          <w:szCs w:val="28"/>
        </w:rPr>
        <w:t>午</w:t>
      </w:r>
      <w:r w:rsidR="00523059">
        <w:rPr>
          <w:rFonts w:ascii="楷体" w:eastAsia="楷体" w:hAnsi="楷体" w:cs="楷体" w:hint="eastAsia"/>
          <w:sz w:val="28"/>
          <w:szCs w:val="28"/>
        </w:rPr>
        <w:t xml:space="preserve"> </w:t>
      </w:r>
      <w:r>
        <w:rPr>
          <w:rFonts w:ascii="楷体" w:eastAsia="楷体" w:hAnsi="楷体" w:cs="楷体" w:hint="eastAsia"/>
          <w:sz w:val="28"/>
          <w:szCs w:val="28"/>
        </w:rPr>
        <w:t>～</w:t>
      </w:r>
      <w:r w:rsidR="00523059">
        <w:rPr>
          <w:rFonts w:ascii="楷体" w:eastAsia="楷体" w:hAnsi="楷体" w:cs="楷体" w:hint="eastAsia"/>
          <w:sz w:val="28"/>
          <w:szCs w:val="28"/>
        </w:rPr>
        <w:t xml:space="preserve"> </w:t>
      </w:r>
      <w:r w:rsidR="00E82971">
        <w:rPr>
          <w:rFonts w:ascii="楷体" w:eastAsia="楷体" w:hAnsi="楷体" w:cs="楷体"/>
          <w:sz w:val="28"/>
          <w:szCs w:val="28"/>
          <w:u w:val="single"/>
        </w:rPr>
        <w:t xml:space="preserve"> 11 </w:t>
      </w:r>
      <w:r>
        <w:rPr>
          <w:rFonts w:ascii="楷体" w:eastAsia="楷体" w:hAnsi="楷体" w:cs="楷体" w:hint="eastAsia"/>
          <w:sz w:val="28"/>
          <w:szCs w:val="28"/>
        </w:rPr>
        <w:t>月</w:t>
      </w:r>
      <w:r w:rsidR="00E82971">
        <w:rPr>
          <w:rFonts w:ascii="楷体" w:eastAsia="楷体" w:hAnsi="楷体" w:cs="楷体"/>
          <w:sz w:val="28"/>
          <w:szCs w:val="28"/>
          <w:u w:val="single"/>
        </w:rPr>
        <w:t xml:space="preserve"> 22 </w:t>
      </w:r>
      <w:r>
        <w:rPr>
          <w:rFonts w:ascii="楷体" w:eastAsia="楷体" w:hAnsi="楷体" w:cs="楷体" w:hint="eastAsia"/>
          <w:sz w:val="28"/>
          <w:szCs w:val="28"/>
        </w:rPr>
        <w:t>日</w:t>
      </w:r>
      <w:r w:rsidR="002819B5">
        <w:rPr>
          <w:rFonts w:ascii="楷体" w:eastAsia="楷体" w:hAnsi="楷体" w:cs="楷体" w:hint="eastAsia"/>
          <w:sz w:val="28"/>
          <w:szCs w:val="28"/>
          <w:u w:val="single"/>
        </w:rPr>
        <w:t>下</w:t>
      </w:r>
      <w:r>
        <w:rPr>
          <w:rFonts w:ascii="楷体" w:eastAsia="楷体" w:hAnsi="楷体" w:cs="楷体" w:hint="eastAsia"/>
          <w:sz w:val="28"/>
          <w:szCs w:val="28"/>
        </w:rPr>
        <w:t>午</w:t>
      </w:r>
    </w:p>
    <w:p w14:paraId="7A2F3D12" w14:textId="77777777" w:rsidR="00997CC9" w:rsidRDefault="00997CC9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 w14:paraId="0146D77A" w14:textId="77777777" w:rsidR="007925F8" w:rsidRDefault="007925F8" w:rsidP="007925F8">
      <w:pPr>
        <w:spacing w:line="360" w:lineRule="auto"/>
        <w:rPr>
          <w:rFonts w:hint="eastAsia"/>
        </w:rPr>
      </w:pPr>
      <w:r>
        <w:rPr>
          <w:rFonts w:hint="eastAsia"/>
        </w:rPr>
        <w:t>1、</w:t>
      </w:r>
      <w:r w:rsidR="005F2FB1">
        <w:rPr>
          <w:rFonts w:hint="eastAsia"/>
        </w:rPr>
        <w:t>学会如何编程实现</w:t>
      </w:r>
      <w:r w:rsidR="001D29EB">
        <w:t>C</w:t>
      </w:r>
      <w:r w:rsidR="001D29EB">
        <w:rPr>
          <w:rFonts w:hint="eastAsia"/>
        </w:rPr>
        <w:t>ry</w:t>
      </w:r>
      <w:r w:rsidR="001D29EB">
        <w:t>ptoAPI</w:t>
      </w:r>
      <w:r w:rsidR="001D29EB">
        <w:rPr>
          <w:rFonts w:hint="eastAsia"/>
        </w:rPr>
        <w:t>证书库注册</w:t>
      </w:r>
    </w:p>
    <w:p w14:paraId="15C50138" w14:textId="77777777" w:rsidR="005F2FB1" w:rsidRPr="005F2FB1" w:rsidRDefault="007925F8" w:rsidP="007925F8">
      <w:pPr>
        <w:spacing w:line="360" w:lineRule="auto"/>
      </w:pPr>
      <w:r>
        <w:t>2</w:t>
      </w:r>
      <w:r>
        <w:rPr>
          <w:rFonts w:hint="eastAsia"/>
        </w:rPr>
        <w:t>、</w:t>
      </w:r>
      <w:r w:rsidR="009D3B5A">
        <w:rPr>
          <w:rFonts w:hint="eastAsia"/>
        </w:rPr>
        <w:t>了解</w:t>
      </w:r>
      <w:r w:rsidR="006605D7">
        <w:rPr>
          <w:rFonts w:hint="eastAsia"/>
        </w:rPr>
        <w:t>证书库注册流程</w:t>
      </w:r>
      <w:r w:rsidR="00A90573">
        <w:rPr>
          <w:rFonts w:hint="eastAsia"/>
        </w:rPr>
        <w:t>和原理</w:t>
      </w:r>
    </w:p>
    <w:p w14:paraId="41CC8707" w14:textId="77777777" w:rsidR="00997CC9" w:rsidRDefault="00997CC9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</w:t>
      </w:r>
    </w:p>
    <w:p w14:paraId="5E64FA09" w14:textId="77777777" w:rsidR="00D408AB" w:rsidRDefault="00D408AB" w:rsidP="00D408AB">
      <w:pPr>
        <w:spacing w:line="360" w:lineRule="auto"/>
        <w:rPr>
          <w:szCs w:val="21"/>
        </w:rPr>
      </w:pPr>
      <w:r w:rsidRPr="0059458A">
        <w:rPr>
          <w:rFonts w:hint="eastAsia"/>
          <w:szCs w:val="21"/>
        </w:rPr>
        <w:t>1.</w:t>
      </w:r>
      <w:r w:rsidRPr="0059458A">
        <w:rPr>
          <w:szCs w:val="21"/>
        </w:rPr>
        <w:t xml:space="preserve"> 调用函数CertRegisterSystemStore注册一个系统证书库MYSTORE，其位置保存在注册表组键HKEY</w:t>
      </w:r>
      <w:r>
        <w:rPr>
          <w:rFonts w:hint="eastAsia"/>
          <w:szCs w:val="21"/>
        </w:rPr>
        <w:t>_</w:t>
      </w:r>
      <w:r w:rsidRPr="0059458A">
        <w:rPr>
          <w:szCs w:val="21"/>
        </w:rPr>
        <w:t>CURRENT</w:t>
      </w:r>
      <w:r>
        <w:rPr>
          <w:rFonts w:hint="eastAsia"/>
          <w:szCs w:val="21"/>
        </w:rPr>
        <w:t>_</w:t>
      </w:r>
      <w:r w:rsidRPr="0059458A">
        <w:rPr>
          <w:szCs w:val="21"/>
        </w:rPr>
        <w:t xml:space="preserve">USER\Software\Microsoft\SystemCertificates 下。 </w:t>
      </w:r>
    </w:p>
    <w:p w14:paraId="62D90F5F" w14:textId="77777777" w:rsidR="00D408AB" w:rsidRDefault="00D408AB" w:rsidP="00D408AB"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</w:t>
      </w:r>
      <w:r w:rsidRPr="0059458A">
        <w:rPr>
          <w:szCs w:val="21"/>
        </w:rPr>
        <w:t xml:space="preserve">初始化物理证书库结构，它指向一个保存证书库信息的文件，并调用函数Cer- tRegisterPhysicalStore向刚注册的系统证书库中添加此证书库。 </w:t>
      </w:r>
    </w:p>
    <w:p w14:paraId="3C2FA320" w14:textId="77777777" w:rsidR="002E3830" w:rsidRPr="002E3830" w:rsidRDefault="00D408AB" w:rsidP="002E3830">
      <w:pPr>
        <w:spacing w:line="360" w:lineRule="auto"/>
        <w:rPr>
          <w:rFonts w:hint="eastAsia"/>
        </w:rPr>
      </w:pPr>
      <w:r>
        <w:rPr>
          <w:szCs w:val="21"/>
        </w:rPr>
        <w:t>3.</w:t>
      </w:r>
      <w:r w:rsidRPr="0059458A">
        <w:rPr>
          <w:szCs w:val="21"/>
        </w:rPr>
        <w:t>根据用户输人信息，决定是否注销MYSTORE系统证书库。若选择注销，则调用 函数CertUnregisterSystemStore执行。</w:t>
      </w:r>
    </w:p>
    <w:p w14:paraId="0A91E6E2" w14:textId="77777777" w:rsidR="00997CC9" w:rsidRDefault="00997CC9">
      <w:pPr>
        <w:numPr>
          <w:ilvl w:val="0"/>
          <w:numId w:val="1"/>
        </w:num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主要仪器设备</w:t>
      </w:r>
    </w:p>
    <w:p w14:paraId="1A5320EE" w14:textId="77777777" w:rsidR="00997CC9" w:rsidRPr="00CC06CC" w:rsidRDefault="00997CC9" w:rsidP="00F4702E">
      <w:pPr>
        <w:spacing w:line="360" w:lineRule="auto"/>
        <w:rPr>
          <w:rFonts w:hint="eastAsia"/>
          <w:szCs w:val="21"/>
        </w:rPr>
      </w:pPr>
      <w:r w:rsidRPr="00CC06CC">
        <w:rPr>
          <w:rFonts w:hint="eastAsia"/>
          <w:b/>
          <w:bCs/>
          <w:szCs w:val="21"/>
        </w:rPr>
        <w:t>仪器：</w:t>
      </w:r>
      <w:r w:rsidRPr="00CC06CC">
        <w:rPr>
          <w:rFonts w:hint="eastAsia"/>
          <w:szCs w:val="21"/>
        </w:rPr>
        <w:t>计算机</w:t>
      </w:r>
    </w:p>
    <w:p w14:paraId="0223001D" w14:textId="77777777" w:rsidR="00997CC9" w:rsidRPr="00CC06CC" w:rsidRDefault="00997CC9" w:rsidP="00F4702E">
      <w:pPr>
        <w:spacing w:line="360" w:lineRule="auto"/>
        <w:rPr>
          <w:szCs w:val="21"/>
        </w:rPr>
      </w:pPr>
      <w:r w:rsidRPr="00CC06CC">
        <w:rPr>
          <w:rFonts w:hint="eastAsia"/>
          <w:b/>
          <w:bCs/>
          <w:szCs w:val="21"/>
        </w:rPr>
        <w:t>实验环境：</w:t>
      </w:r>
      <w:r w:rsidR="00D37144">
        <w:rPr>
          <w:rFonts w:hint="eastAsia"/>
          <w:szCs w:val="21"/>
        </w:rPr>
        <w:t>windows</w:t>
      </w:r>
      <w:r w:rsidR="00F4771E">
        <w:rPr>
          <w:szCs w:val="21"/>
        </w:rPr>
        <w:t>7</w:t>
      </w:r>
    </w:p>
    <w:p w14:paraId="13C80E1D" w14:textId="77777777" w:rsidR="00997CC9" w:rsidRDefault="00997CC9">
      <w:pPr>
        <w:numPr>
          <w:ilvl w:val="0"/>
          <w:numId w:val="1"/>
        </w:num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实验步骤</w:t>
      </w:r>
    </w:p>
    <w:p w14:paraId="7CD21D24" w14:textId="77777777" w:rsidR="008D7DEF" w:rsidRDefault="008D7DEF">
      <w:pPr>
        <w:spacing w:line="360" w:lineRule="auto"/>
      </w:pPr>
      <w:r>
        <w:rPr>
          <w:rFonts w:hint="eastAsia"/>
        </w:rPr>
        <w:t>实验源码：</w:t>
      </w:r>
    </w:p>
    <w:p w14:paraId="23B4DE2C" w14:textId="77777777" w:rsidR="00FA5B5B" w:rsidRDefault="00FA5B5B" w:rsidP="00FA5B5B">
      <w:pPr>
        <w:spacing w:line="360" w:lineRule="auto"/>
      </w:pPr>
      <w:r>
        <w:t>#ifndef _WIN32_WINNT</w:t>
      </w:r>
    </w:p>
    <w:p w14:paraId="6CBC0DA1" w14:textId="77777777" w:rsidR="00FA5B5B" w:rsidRDefault="00FA5B5B" w:rsidP="00FA5B5B">
      <w:pPr>
        <w:spacing w:line="360" w:lineRule="auto"/>
      </w:pPr>
      <w:r>
        <w:t>#define _WIN32_WINNT 0x0400</w:t>
      </w:r>
    </w:p>
    <w:p w14:paraId="0563DCEB" w14:textId="77777777" w:rsidR="00FA5B5B" w:rsidRDefault="00FA5B5B" w:rsidP="00FA5B5B">
      <w:pPr>
        <w:spacing w:line="360" w:lineRule="auto"/>
      </w:pPr>
      <w:r>
        <w:t>#endif</w:t>
      </w:r>
    </w:p>
    <w:p w14:paraId="631EC78F" w14:textId="77777777" w:rsidR="00FA5B5B" w:rsidRDefault="00FA5B5B" w:rsidP="00FA5B5B">
      <w:pPr>
        <w:spacing w:line="360" w:lineRule="auto"/>
      </w:pPr>
    </w:p>
    <w:p w14:paraId="2EDAAEE3" w14:textId="77777777" w:rsidR="00FA5B5B" w:rsidRDefault="00FA5B5B" w:rsidP="00FA5B5B">
      <w:pPr>
        <w:spacing w:line="360" w:lineRule="auto"/>
      </w:pPr>
      <w:r>
        <w:t>#include &lt;stdio.h&gt;</w:t>
      </w:r>
    </w:p>
    <w:p w14:paraId="1674108F" w14:textId="77777777" w:rsidR="00FA5B5B" w:rsidRDefault="00FA5B5B" w:rsidP="00FA5B5B">
      <w:pPr>
        <w:spacing w:line="360" w:lineRule="auto"/>
      </w:pPr>
      <w:r>
        <w:lastRenderedPageBreak/>
        <w:t>#include &lt;windows.h&gt;</w:t>
      </w:r>
    </w:p>
    <w:p w14:paraId="7DAC0C78" w14:textId="77777777" w:rsidR="00FA5B5B" w:rsidRDefault="00FA5B5B" w:rsidP="00FA5B5B">
      <w:pPr>
        <w:spacing w:line="360" w:lineRule="auto"/>
      </w:pPr>
      <w:r>
        <w:t>#include &lt;wincrypt.h&gt;</w:t>
      </w:r>
    </w:p>
    <w:p w14:paraId="4C676595" w14:textId="77777777" w:rsidR="00FA5B5B" w:rsidRDefault="00FA5B5B" w:rsidP="00FA5B5B">
      <w:pPr>
        <w:spacing w:line="360" w:lineRule="auto"/>
      </w:pPr>
      <w:r>
        <w:t>#define MY_ENCODING_</w:t>
      </w:r>
      <w:proofErr w:type="gramStart"/>
      <w:r>
        <w:t>TYPE  (</w:t>
      </w:r>
      <w:proofErr w:type="gramEnd"/>
      <w:r>
        <w:t>PKCS_7_ASN_ENCODING | X509_ASN_ENCODING)</w:t>
      </w:r>
    </w:p>
    <w:p w14:paraId="35B0E710" w14:textId="77777777" w:rsidR="00FA5B5B" w:rsidRDefault="00FA5B5B" w:rsidP="00FA5B5B">
      <w:pPr>
        <w:spacing w:line="360" w:lineRule="auto"/>
      </w:pPr>
      <w:r>
        <w:t xml:space="preserve">void </w:t>
      </w:r>
      <w:proofErr w:type="gramStart"/>
      <w:r>
        <w:t>HandleError(</w:t>
      </w:r>
      <w:proofErr w:type="gramEnd"/>
      <w:r>
        <w:t>char *s);</w:t>
      </w:r>
    </w:p>
    <w:p w14:paraId="5E9D13CC" w14:textId="77777777" w:rsidR="00FA5B5B" w:rsidRDefault="00FA5B5B" w:rsidP="00FA5B5B">
      <w:pPr>
        <w:spacing w:line="360" w:lineRule="auto"/>
      </w:pPr>
    </w:p>
    <w:p w14:paraId="4B0D61C9" w14:textId="77777777" w:rsidR="00FA5B5B" w:rsidRDefault="00FA5B5B" w:rsidP="00FA5B5B">
      <w:pPr>
        <w:spacing w:line="360" w:lineRule="auto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5B6D2C57" w14:textId="77777777" w:rsidR="00FA5B5B" w:rsidRDefault="00FA5B5B" w:rsidP="00FA5B5B">
      <w:pPr>
        <w:spacing w:line="360" w:lineRule="auto"/>
      </w:pPr>
      <w:r>
        <w:t>{</w:t>
      </w:r>
    </w:p>
    <w:p w14:paraId="064AFB06" w14:textId="77777777" w:rsidR="00FA5B5B" w:rsidRDefault="00FA5B5B" w:rsidP="00FA5B5B">
      <w:pPr>
        <w:spacing w:line="360" w:lineRule="auto"/>
      </w:pPr>
      <w:r>
        <w:tab/>
        <w:t>//--------------------------------------------------------------------</w:t>
      </w:r>
    </w:p>
    <w:p w14:paraId="058CBA7F" w14:textId="77777777" w:rsidR="00FA5B5B" w:rsidRDefault="00FA5B5B" w:rsidP="00FA5B5B">
      <w:pPr>
        <w:spacing w:line="360" w:lineRule="auto"/>
      </w:pPr>
      <w:r>
        <w:tab/>
        <w:t>// 变量申明与初始化</w:t>
      </w:r>
    </w:p>
    <w:p w14:paraId="02DB5F26" w14:textId="77777777" w:rsidR="00FA5B5B" w:rsidRDefault="00FA5B5B" w:rsidP="00FA5B5B">
      <w:pPr>
        <w:spacing w:line="360" w:lineRule="auto"/>
      </w:pPr>
    </w:p>
    <w:p w14:paraId="34DDF372" w14:textId="77777777" w:rsidR="00FA5B5B" w:rsidRDefault="00FA5B5B" w:rsidP="00FA5B5B">
      <w:pPr>
        <w:spacing w:line="360" w:lineRule="auto"/>
      </w:pPr>
      <w:r>
        <w:tab/>
        <w:t>HCERTSTORE hSystemStore;                       //系统证书库句柄</w:t>
      </w:r>
    </w:p>
    <w:p w14:paraId="41D13090" w14:textId="77777777" w:rsidR="00FA5B5B" w:rsidRDefault="00FA5B5B" w:rsidP="00FA5B5B">
      <w:pPr>
        <w:spacing w:line="360" w:lineRule="auto"/>
      </w:pPr>
      <w:r>
        <w:tab/>
        <w:t>DWORD dwFlags= CERT_SYSTEM_STORE_CURRENT_USER; //系统证书库保存位置</w:t>
      </w:r>
    </w:p>
    <w:p w14:paraId="1140CE1F" w14:textId="77777777" w:rsidR="00FA5B5B" w:rsidRDefault="00FA5B5B" w:rsidP="00FA5B5B">
      <w:pPr>
        <w:spacing w:line="360" w:lineRule="auto"/>
      </w:pPr>
      <w:r>
        <w:tab/>
        <w:t>LPCWSTR pvSystemName= L"MYSTORE";              // 证书库名称</w:t>
      </w:r>
    </w:p>
    <w:p w14:paraId="7E302B83" w14:textId="77777777" w:rsidR="00FA5B5B" w:rsidRDefault="00FA5B5B" w:rsidP="00FA5B5B">
      <w:pPr>
        <w:spacing w:line="360" w:lineRule="auto"/>
      </w:pPr>
      <w:r>
        <w:tab/>
        <w:t>CERT_PHYSICAL_STORE_INFO PhysicalStoreInfo;    //物理证书库结构</w:t>
      </w:r>
    </w:p>
    <w:p w14:paraId="19023FE5" w14:textId="77777777" w:rsidR="00FA5B5B" w:rsidRDefault="00FA5B5B" w:rsidP="00FA5B5B">
      <w:pPr>
        <w:spacing w:line="360" w:lineRule="auto"/>
      </w:pPr>
      <w:r>
        <w:tab/>
        <w:t xml:space="preserve">BYTE </w:t>
      </w:r>
      <w:proofErr w:type="gramStart"/>
      <w:r>
        <w:t>fResponse  =</w:t>
      </w:r>
      <w:proofErr w:type="gramEnd"/>
      <w:r>
        <w:t xml:space="preserve"> 'n';</w:t>
      </w:r>
    </w:p>
    <w:p w14:paraId="0659FF0C" w14:textId="77777777" w:rsidR="00FA5B5B" w:rsidRDefault="00FA5B5B" w:rsidP="00FA5B5B">
      <w:pPr>
        <w:spacing w:line="360" w:lineRule="auto"/>
      </w:pPr>
    </w:p>
    <w:p w14:paraId="459A3471" w14:textId="77777777" w:rsidR="00FA5B5B" w:rsidRDefault="00FA5B5B" w:rsidP="00FA5B5B">
      <w:pPr>
        <w:spacing w:line="360" w:lineRule="auto"/>
      </w:pPr>
      <w:r>
        <w:tab/>
      </w:r>
      <w:proofErr w:type="gramStart"/>
      <w:r>
        <w:t>if(</w:t>
      </w:r>
      <w:proofErr w:type="gramEnd"/>
      <w:r>
        <w:t>CertRegisterSystemStore(</w:t>
      </w:r>
    </w:p>
    <w:p w14:paraId="47DABF06" w14:textId="77777777" w:rsidR="00FA5B5B" w:rsidRDefault="00FA5B5B" w:rsidP="00FA5B5B">
      <w:pPr>
        <w:spacing w:line="360" w:lineRule="auto"/>
      </w:pPr>
      <w:r>
        <w:tab/>
      </w:r>
      <w:r>
        <w:tab/>
        <w:t>pvSystemName,//系统证书库名称</w:t>
      </w:r>
    </w:p>
    <w:p w14:paraId="2DDF1934" w14:textId="77777777" w:rsidR="00FA5B5B" w:rsidRDefault="00FA5B5B" w:rsidP="00FA5B5B">
      <w:pPr>
        <w:spacing w:line="360" w:lineRule="auto"/>
      </w:pPr>
      <w:r>
        <w:tab/>
      </w:r>
      <w:r>
        <w:tab/>
        <w:t>dwFlags,     //系统证书库保存位置</w:t>
      </w:r>
    </w:p>
    <w:p w14:paraId="62D6B96E" w14:textId="77777777" w:rsidR="00FA5B5B" w:rsidRDefault="00FA5B5B" w:rsidP="00FA5B5B">
      <w:pPr>
        <w:spacing w:line="360" w:lineRule="auto"/>
      </w:pPr>
      <w:r>
        <w:tab/>
      </w:r>
      <w:r>
        <w:tab/>
        <w:t>NULL,</w:t>
      </w:r>
    </w:p>
    <w:p w14:paraId="62948D1F" w14:textId="77777777" w:rsidR="00FA5B5B" w:rsidRDefault="00FA5B5B" w:rsidP="00FA5B5B">
      <w:pPr>
        <w:spacing w:line="360" w:lineRule="auto"/>
      </w:pPr>
      <w:r>
        <w:tab/>
      </w:r>
      <w:r>
        <w:tab/>
        <w:t>NULL))</w:t>
      </w:r>
    </w:p>
    <w:p w14:paraId="77F6C822" w14:textId="77777777" w:rsidR="00FA5B5B" w:rsidRDefault="00FA5B5B" w:rsidP="00FA5B5B">
      <w:pPr>
        <w:spacing w:line="360" w:lineRule="auto"/>
      </w:pPr>
      <w:r>
        <w:tab/>
        <w:t>{</w:t>
      </w:r>
    </w:p>
    <w:p w14:paraId="5168B371" w14:textId="77777777" w:rsidR="00FA5B5B" w:rsidRDefault="00FA5B5B" w:rsidP="00FA5B5B">
      <w:pPr>
        <w:spacing w:line="360" w:lineRule="auto"/>
      </w:pPr>
      <w:r>
        <w:tab/>
        <w:t xml:space="preserve">  printf("系统证书库 %S 已被注册. \n</w:t>
      </w:r>
      <w:proofErr w:type="gramStart"/>
      <w:r>
        <w:t>",pvSystemName</w:t>
      </w:r>
      <w:proofErr w:type="gramEnd"/>
      <w:r>
        <w:t>);</w:t>
      </w:r>
    </w:p>
    <w:p w14:paraId="38B8CFE4" w14:textId="77777777" w:rsidR="00FA5B5B" w:rsidRDefault="00FA5B5B" w:rsidP="00FA5B5B">
      <w:pPr>
        <w:spacing w:line="360" w:lineRule="auto"/>
      </w:pPr>
      <w:r>
        <w:tab/>
        <w:t>}</w:t>
      </w:r>
    </w:p>
    <w:p w14:paraId="250C2F80" w14:textId="77777777" w:rsidR="00FA5B5B" w:rsidRDefault="00FA5B5B" w:rsidP="00FA5B5B">
      <w:pPr>
        <w:spacing w:line="360" w:lineRule="auto"/>
      </w:pPr>
      <w:r>
        <w:tab/>
        <w:t>else</w:t>
      </w:r>
    </w:p>
    <w:p w14:paraId="5F871AE3" w14:textId="77777777" w:rsidR="00FA5B5B" w:rsidRDefault="00FA5B5B" w:rsidP="00FA5B5B">
      <w:pPr>
        <w:spacing w:line="360" w:lineRule="auto"/>
      </w:pPr>
      <w:r>
        <w:tab/>
        <w:t>{</w:t>
      </w:r>
    </w:p>
    <w:p w14:paraId="5D1F6B0D" w14:textId="77777777" w:rsidR="00FA5B5B" w:rsidRDefault="00FA5B5B" w:rsidP="00FA5B5B">
      <w:pPr>
        <w:spacing w:line="360" w:lineRule="auto"/>
      </w:pPr>
      <w:r>
        <w:tab/>
        <w:t xml:space="preserve">  printf("系统证书库没有注册. \n");</w:t>
      </w:r>
    </w:p>
    <w:p w14:paraId="195AC3D7" w14:textId="77777777" w:rsidR="00FA5B5B" w:rsidRDefault="00FA5B5B" w:rsidP="00FA5B5B">
      <w:pPr>
        <w:spacing w:line="360" w:lineRule="auto"/>
      </w:pPr>
      <w:r>
        <w:lastRenderedPageBreak/>
        <w:tab/>
        <w:t>}</w:t>
      </w:r>
    </w:p>
    <w:p w14:paraId="4A17DB15" w14:textId="77777777" w:rsidR="00FA5B5B" w:rsidRDefault="00FA5B5B" w:rsidP="00FA5B5B">
      <w:pPr>
        <w:spacing w:line="360" w:lineRule="auto"/>
      </w:pPr>
    </w:p>
    <w:p w14:paraId="103C9584" w14:textId="77777777" w:rsidR="00FA5B5B" w:rsidRDefault="00FA5B5B" w:rsidP="00FA5B5B">
      <w:pPr>
        <w:spacing w:line="360" w:lineRule="auto"/>
      </w:pPr>
      <w:r>
        <w:tab/>
        <w:t>//--------------------------------------------------------------------</w:t>
      </w:r>
    </w:p>
    <w:p w14:paraId="7F40971B" w14:textId="77777777" w:rsidR="00FA5B5B" w:rsidRDefault="00FA5B5B" w:rsidP="00FA5B5B">
      <w:pPr>
        <w:spacing w:line="360" w:lineRule="auto"/>
      </w:pPr>
      <w:r>
        <w:tab/>
        <w:t>// 初始化 PhysicalStoreInfo.</w:t>
      </w:r>
    </w:p>
    <w:p w14:paraId="6BF1E2D0" w14:textId="77777777" w:rsidR="00FA5B5B" w:rsidRDefault="00FA5B5B" w:rsidP="00FA5B5B">
      <w:pPr>
        <w:spacing w:line="360" w:lineRule="auto"/>
      </w:pPr>
    </w:p>
    <w:p w14:paraId="39973714" w14:textId="77777777" w:rsidR="00FA5B5B" w:rsidRDefault="00FA5B5B" w:rsidP="00FA5B5B">
      <w:pPr>
        <w:spacing w:line="360" w:lineRule="auto"/>
      </w:pPr>
      <w:r>
        <w:tab/>
        <w:t>PhysicalStoreInfo.cbSize=</w:t>
      </w:r>
      <w:proofErr w:type="gramStart"/>
      <w:r>
        <w:t>sizeof(</w:t>
      </w:r>
      <w:proofErr w:type="gramEnd"/>
      <w:r>
        <w:t>CERT_PHYSICAL_STORE_INFO);</w:t>
      </w:r>
    </w:p>
    <w:p w14:paraId="7928DB4B" w14:textId="77777777" w:rsidR="00FA5B5B" w:rsidRDefault="00FA5B5B" w:rsidP="00FA5B5B">
      <w:pPr>
        <w:spacing w:line="360" w:lineRule="auto"/>
      </w:pPr>
      <w:r>
        <w:tab/>
        <w:t>PhysicalStoreInfo.pszOpenStoreProvider</w:t>
      </w:r>
      <w:proofErr w:type="gramStart"/>
      <w:r>
        <w:t>=(</w:t>
      </w:r>
      <w:proofErr w:type="gramEnd"/>
      <w:r>
        <w:t>char *)CERT_STORE_PROV_FILENAME;</w:t>
      </w:r>
    </w:p>
    <w:p w14:paraId="2F71D511" w14:textId="77777777" w:rsidR="00FA5B5B" w:rsidRDefault="00FA5B5B" w:rsidP="00FA5B5B">
      <w:pPr>
        <w:spacing w:line="360" w:lineRule="auto"/>
      </w:pPr>
      <w:r>
        <w:tab/>
        <w:t>PhysicalStoreInfo.dwFlags=CERT_PHYSICAL_STORE_ADD_ENABLE_FLAG;</w:t>
      </w:r>
    </w:p>
    <w:p w14:paraId="3D07BABA" w14:textId="77777777" w:rsidR="00FA5B5B" w:rsidRDefault="00FA5B5B" w:rsidP="00FA5B5B">
      <w:pPr>
        <w:spacing w:line="360" w:lineRule="auto"/>
      </w:pPr>
      <w:r>
        <w:tab/>
        <w:t>PhysicalStoreInfo.dwPriority=1;</w:t>
      </w:r>
    </w:p>
    <w:p w14:paraId="6C934B55" w14:textId="77777777" w:rsidR="00FA5B5B" w:rsidRDefault="00FA5B5B" w:rsidP="00FA5B5B">
      <w:pPr>
        <w:spacing w:line="360" w:lineRule="auto"/>
      </w:pPr>
      <w:r>
        <w:tab/>
        <w:t>PhysicalStoreInfo.dwOpenEncodingType=MY_ENCODING_TYPE;</w:t>
      </w:r>
    </w:p>
    <w:p w14:paraId="69BDECF2" w14:textId="77777777" w:rsidR="00FA5B5B" w:rsidRDefault="00FA5B5B" w:rsidP="00FA5B5B">
      <w:pPr>
        <w:spacing w:line="360" w:lineRule="auto"/>
      </w:pPr>
      <w:r>
        <w:tab/>
      </w:r>
      <w:proofErr w:type="gramStart"/>
      <w:r>
        <w:t>PhysicalStoreInfo.OpenParameters.pbData</w:t>
      </w:r>
      <w:proofErr w:type="gramEnd"/>
      <w:r>
        <w:t xml:space="preserve"> = (BYTE *) L"e:\\mystore\\TestStor.sto"; </w:t>
      </w:r>
    </w:p>
    <w:p w14:paraId="3637DD80" w14:textId="77777777" w:rsidR="00FA5B5B" w:rsidRDefault="00FA5B5B" w:rsidP="00FA5B5B">
      <w:pPr>
        <w:spacing w:line="360" w:lineRule="auto"/>
      </w:pPr>
      <w:r>
        <w:tab/>
      </w:r>
      <w:proofErr w:type="gramStart"/>
      <w:r>
        <w:t>PhysicalStoreInfo.OpenParameters.cbData</w:t>
      </w:r>
      <w:proofErr w:type="gramEnd"/>
      <w:r>
        <w:t xml:space="preserve"> = (wcslen((LPWSTR) PhysicalStoreInfo.OpenParameters.pbData) + 1) * sizeof(WCHAR); </w:t>
      </w:r>
    </w:p>
    <w:p w14:paraId="18394C52" w14:textId="77777777" w:rsidR="00FA5B5B" w:rsidRDefault="00FA5B5B" w:rsidP="00FA5B5B">
      <w:pPr>
        <w:spacing w:line="360" w:lineRule="auto"/>
      </w:pPr>
    </w:p>
    <w:p w14:paraId="6931B0F1" w14:textId="77777777" w:rsidR="00FA5B5B" w:rsidRDefault="00FA5B5B" w:rsidP="00FA5B5B">
      <w:pPr>
        <w:spacing w:line="360" w:lineRule="auto"/>
      </w:pPr>
      <w:r>
        <w:tab/>
        <w:t>//--------------------------------------------------------------------</w:t>
      </w:r>
    </w:p>
    <w:p w14:paraId="325DEE82" w14:textId="77777777" w:rsidR="00FA5B5B" w:rsidRDefault="00FA5B5B" w:rsidP="00FA5B5B">
      <w:pPr>
        <w:spacing w:line="360" w:lineRule="auto"/>
      </w:pPr>
      <w:r>
        <w:tab/>
        <w:t>// 向系统证书库注册一个物理库</w:t>
      </w:r>
    </w:p>
    <w:p w14:paraId="5893CCB6" w14:textId="77777777" w:rsidR="00FA5B5B" w:rsidRDefault="00FA5B5B" w:rsidP="00FA5B5B">
      <w:pPr>
        <w:spacing w:line="360" w:lineRule="auto"/>
      </w:pPr>
      <w:r>
        <w:tab/>
      </w:r>
      <w:proofErr w:type="gramStart"/>
      <w:r>
        <w:t>if(</w:t>
      </w:r>
      <w:proofErr w:type="gramEnd"/>
      <w:r>
        <w:t>CertRegisterPhysicalStore(</w:t>
      </w:r>
    </w:p>
    <w:p w14:paraId="39215A01" w14:textId="77777777" w:rsidR="00FA5B5B" w:rsidRDefault="00FA5B5B" w:rsidP="00FA5B5B">
      <w:pPr>
        <w:spacing w:line="360" w:lineRule="auto"/>
      </w:pPr>
      <w:r>
        <w:tab/>
      </w:r>
      <w:r>
        <w:tab/>
        <w:t xml:space="preserve">  pvSystemName,       //系统证书库名称</w:t>
      </w:r>
    </w:p>
    <w:p w14:paraId="4F86A3D1" w14:textId="77777777" w:rsidR="00FA5B5B" w:rsidRDefault="00FA5B5B" w:rsidP="00FA5B5B">
      <w:pPr>
        <w:spacing w:line="360" w:lineRule="auto"/>
      </w:pPr>
      <w:r>
        <w:tab/>
      </w:r>
      <w:r>
        <w:tab/>
        <w:t xml:space="preserve">  dwFlags,            //标志位，指示证书库存储位置。</w:t>
      </w:r>
    </w:p>
    <w:p w14:paraId="7B475F64" w14:textId="77777777" w:rsidR="00FA5B5B" w:rsidRDefault="00FA5B5B" w:rsidP="00FA5B5B">
      <w:pPr>
        <w:spacing w:line="360" w:lineRule="auto"/>
      </w:pPr>
      <w:r>
        <w:tab/>
      </w:r>
      <w:r>
        <w:tab/>
        <w:t xml:space="preserve">  L"TESTOR.STO",      //物理证书库名称</w:t>
      </w:r>
    </w:p>
    <w:p w14:paraId="7C2370B1" w14:textId="77777777" w:rsidR="00FA5B5B" w:rsidRDefault="00FA5B5B" w:rsidP="00FA5B5B">
      <w:pPr>
        <w:spacing w:line="360" w:lineRule="auto"/>
      </w:pPr>
      <w:r>
        <w:tab/>
      </w:r>
      <w:r>
        <w:tab/>
        <w:t xml:space="preserve">  &amp;PhysicalStoreInfo, //</w:t>
      </w:r>
    </w:p>
    <w:p w14:paraId="76A72FC2" w14:textId="77777777" w:rsidR="00FA5B5B" w:rsidRDefault="00FA5B5B" w:rsidP="00FA5B5B">
      <w:pPr>
        <w:spacing w:line="360" w:lineRule="auto"/>
      </w:pPr>
      <w:r>
        <w:tab/>
      </w:r>
      <w:r>
        <w:tab/>
        <w:t xml:space="preserve">  NULL</w:t>
      </w:r>
    </w:p>
    <w:p w14:paraId="06E01041" w14:textId="77777777" w:rsidR="00FA5B5B" w:rsidRDefault="00FA5B5B" w:rsidP="00FA5B5B">
      <w:pPr>
        <w:spacing w:line="360" w:lineRule="auto"/>
      </w:pPr>
      <w:r>
        <w:tab/>
      </w:r>
      <w:r>
        <w:tab/>
        <w:t xml:space="preserve">  ))</w:t>
      </w:r>
    </w:p>
    <w:p w14:paraId="5CDC3AF2" w14:textId="77777777" w:rsidR="00FA5B5B" w:rsidRDefault="00FA5B5B" w:rsidP="00FA5B5B">
      <w:pPr>
        <w:spacing w:line="360" w:lineRule="auto"/>
      </w:pPr>
      <w:r>
        <w:tab/>
        <w:t>{</w:t>
      </w:r>
    </w:p>
    <w:p w14:paraId="07CE2BA3" w14:textId="77777777" w:rsidR="00FA5B5B" w:rsidRDefault="00FA5B5B" w:rsidP="00FA5B5B">
      <w:pPr>
        <w:spacing w:line="360" w:lineRule="auto"/>
      </w:pPr>
      <w:r>
        <w:tab/>
      </w:r>
      <w:r>
        <w:tab/>
        <w:t xml:space="preserve">   printf("物理证书库已被注册. \n");</w:t>
      </w:r>
    </w:p>
    <w:p w14:paraId="0B6CB7E7" w14:textId="77777777" w:rsidR="00FA5B5B" w:rsidRDefault="00FA5B5B" w:rsidP="00FA5B5B">
      <w:pPr>
        <w:spacing w:line="360" w:lineRule="auto"/>
      </w:pPr>
      <w:r>
        <w:lastRenderedPageBreak/>
        <w:tab/>
        <w:t>}</w:t>
      </w:r>
    </w:p>
    <w:p w14:paraId="64D7C86C" w14:textId="77777777" w:rsidR="00FA5B5B" w:rsidRDefault="00FA5B5B" w:rsidP="00FA5B5B">
      <w:pPr>
        <w:spacing w:line="360" w:lineRule="auto"/>
      </w:pPr>
      <w:r>
        <w:tab/>
        <w:t>else</w:t>
      </w:r>
    </w:p>
    <w:p w14:paraId="4530B738" w14:textId="77777777" w:rsidR="00FA5B5B" w:rsidRDefault="00FA5B5B" w:rsidP="00FA5B5B">
      <w:pPr>
        <w:spacing w:line="360" w:lineRule="auto"/>
      </w:pPr>
      <w:r>
        <w:tab/>
        <w:t>{</w:t>
      </w:r>
    </w:p>
    <w:p w14:paraId="78F1ACF7" w14:textId="77777777" w:rsidR="00FA5B5B" w:rsidRDefault="00FA5B5B" w:rsidP="00FA5B5B">
      <w:pPr>
        <w:spacing w:line="360" w:lineRule="auto"/>
      </w:pPr>
      <w:r>
        <w:tab/>
      </w:r>
      <w:r>
        <w:tab/>
        <w:t xml:space="preserve">   printf("物理证书库没有被注册.\n");</w:t>
      </w:r>
    </w:p>
    <w:p w14:paraId="6A8586D3" w14:textId="77777777" w:rsidR="00FA5B5B" w:rsidRDefault="00FA5B5B" w:rsidP="00FA5B5B">
      <w:pPr>
        <w:spacing w:line="360" w:lineRule="auto"/>
      </w:pPr>
      <w:r>
        <w:tab/>
        <w:t xml:space="preserve">}  </w:t>
      </w:r>
    </w:p>
    <w:p w14:paraId="1F9239AD" w14:textId="77777777" w:rsidR="00FA5B5B" w:rsidRDefault="00FA5B5B" w:rsidP="00FA5B5B">
      <w:pPr>
        <w:spacing w:line="360" w:lineRule="auto"/>
      </w:pPr>
      <w:r>
        <w:tab/>
        <w:t>//--------------------------------------------------------------------</w:t>
      </w:r>
    </w:p>
    <w:p w14:paraId="47BB6056" w14:textId="77777777" w:rsidR="00FA5B5B" w:rsidRDefault="00FA5B5B" w:rsidP="00FA5B5B">
      <w:pPr>
        <w:spacing w:line="360" w:lineRule="auto"/>
      </w:pPr>
      <w:r>
        <w:tab/>
        <w:t>//  反注册系统证书库</w:t>
      </w:r>
    </w:p>
    <w:p w14:paraId="7A6BAFCF" w14:textId="77777777" w:rsidR="00FA5B5B" w:rsidRDefault="00FA5B5B" w:rsidP="00FA5B5B">
      <w:pPr>
        <w:spacing w:line="360" w:lineRule="auto"/>
      </w:pPr>
    </w:p>
    <w:p w14:paraId="10449FF9" w14:textId="77777777" w:rsidR="00FA5B5B" w:rsidRDefault="00FA5B5B" w:rsidP="00FA5B5B">
      <w:pPr>
        <w:spacing w:line="360" w:lineRule="auto"/>
      </w:pPr>
      <w:r>
        <w:tab/>
        <w:t xml:space="preserve">printf("想要反注册这个 %S 证书库吗? (y/n) </w:t>
      </w:r>
      <w:proofErr w:type="gramStart"/>
      <w:r>
        <w:t>",pvSystemName</w:t>
      </w:r>
      <w:proofErr w:type="gramEnd"/>
      <w:r>
        <w:t>);</w:t>
      </w:r>
    </w:p>
    <w:p w14:paraId="33B9CC07" w14:textId="77777777" w:rsidR="00FA5B5B" w:rsidRDefault="00FA5B5B" w:rsidP="00FA5B5B">
      <w:pPr>
        <w:spacing w:line="360" w:lineRule="auto"/>
      </w:pPr>
      <w:r>
        <w:tab/>
        <w:t>scanf("%c</w:t>
      </w:r>
      <w:proofErr w:type="gramStart"/>
      <w:r>
        <w:t>",&amp;</w:t>
      </w:r>
      <w:proofErr w:type="gramEnd"/>
      <w:r>
        <w:t>fResponse);</w:t>
      </w:r>
    </w:p>
    <w:p w14:paraId="79D507B3" w14:textId="77777777" w:rsidR="00FA5B5B" w:rsidRDefault="00FA5B5B" w:rsidP="00FA5B5B">
      <w:pPr>
        <w:spacing w:line="360" w:lineRule="auto"/>
      </w:pPr>
    </w:p>
    <w:p w14:paraId="7C955217" w14:textId="77777777" w:rsidR="00FA5B5B" w:rsidRDefault="00FA5B5B" w:rsidP="00FA5B5B">
      <w:pPr>
        <w:spacing w:line="360" w:lineRule="auto"/>
      </w:pPr>
      <w:r>
        <w:tab/>
        <w:t>if(fResponse=='y')</w:t>
      </w:r>
    </w:p>
    <w:p w14:paraId="077B2423" w14:textId="77777777" w:rsidR="00FA5B5B" w:rsidRDefault="00FA5B5B" w:rsidP="00FA5B5B">
      <w:pPr>
        <w:spacing w:line="360" w:lineRule="auto"/>
      </w:pPr>
      <w:r>
        <w:tab/>
        <w:t>{</w:t>
      </w:r>
    </w:p>
    <w:p w14:paraId="1A25F5DC" w14:textId="77777777" w:rsidR="00FA5B5B" w:rsidRDefault="00FA5B5B" w:rsidP="00FA5B5B">
      <w:pPr>
        <w:spacing w:line="360" w:lineRule="auto"/>
      </w:pPr>
      <w:r>
        <w:tab/>
        <w:t xml:space="preserve">   </w:t>
      </w:r>
      <w:proofErr w:type="gramStart"/>
      <w:r>
        <w:t>if(</w:t>
      </w:r>
      <w:proofErr w:type="gramEnd"/>
      <w:r>
        <w:t>CertUnregisterSystemStore(</w:t>
      </w:r>
    </w:p>
    <w:p w14:paraId="3D55B3AB" w14:textId="77777777" w:rsidR="00FA5B5B" w:rsidRDefault="00FA5B5B" w:rsidP="00FA5B5B">
      <w:pPr>
        <w:spacing w:line="360" w:lineRule="auto"/>
      </w:pPr>
      <w:r>
        <w:tab/>
      </w:r>
      <w:r>
        <w:tab/>
        <w:t xml:space="preserve"> pvSystemName,</w:t>
      </w:r>
    </w:p>
    <w:p w14:paraId="1BDA6A2F" w14:textId="77777777" w:rsidR="00FA5B5B" w:rsidRDefault="00FA5B5B" w:rsidP="00FA5B5B">
      <w:pPr>
        <w:spacing w:line="360" w:lineRule="auto"/>
      </w:pPr>
      <w:r>
        <w:tab/>
      </w:r>
      <w:r>
        <w:tab/>
        <w:t xml:space="preserve"> dwFlags))</w:t>
      </w:r>
    </w:p>
    <w:p w14:paraId="2528565B" w14:textId="77777777" w:rsidR="00FA5B5B" w:rsidRDefault="00FA5B5B" w:rsidP="00FA5B5B">
      <w:pPr>
        <w:spacing w:line="360" w:lineRule="auto"/>
      </w:pPr>
      <w:r>
        <w:tab/>
        <w:t xml:space="preserve">   {</w:t>
      </w:r>
    </w:p>
    <w:p w14:paraId="1785AD43" w14:textId="77777777" w:rsidR="00FA5B5B" w:rsidRDefault="00FA5B5B" w:rsidP="00FA5B5B">
      <w:pPr>
        <w:spacing w:line="360" w:lineRule="auto"/>
      </w:pPr>
      <w:r>
        <w:tab/>
      </w:r>
      <w:r>
        <w:tab/>
        <w:t xml:space="preserve">  printf("系统证书库 %S 已经被反注册.\n</w:t>
      </w:r>
      <w:proofErr w:type="gramStart"/>
      <w:r>
        <w:t>",pvSystemName</w:t>
      </w:r>
      <w:proofErr w:type="gramEnd"/>
      <w:r>
        <w:t>);</w:t>
      </w:r>
    </w:p>
    <w:p w14:paraId="7E54B2C3" w14:textId="77777777" w:rsidR="00FA5B5B" w:rsidRDefault="00FA5B5B" w:rsidP="00FA5B5B">
      <w:pPr>
        <w:spacing w:line="360" w:lineRule="auto"/>
      </w:pPr>
      <w:r>
        <w:tab/>
        <w:t xml:space="preserve">   }</w:t>
      </w:r>
    </w:p>
    <w:p w14:paraId="125AD15D" w14:textId="77777777" w:rsidR="00FA5B5B" w:rsidRDefault="00FA5B5B" w:rsidP="00FA5B5B">
      <w:pPr>
        <w:spacing w:line="360" w:lineRule="auto"/>
      </w:pPr>
      <w:r>
        <w:tab/>
        <w:t xml:space="preserve">   else</w:t>
      </w:r>
    </w:p>
    <w:p w14:paraId="411E8D44" w14:textId="77777777" w:rsidR="00FA5B5B" w:rsidRDefault="00FA5B5B" w:rsidP="00FA5B5B">
      <w:pPr>
        <w:spacing w:line="360" w:lineRule="auto"/>
      </w:pPr>
      <w:r>
        <w:tab/>
        <w:t xml:space="preserve">   {</w:t>
      </w:r>
    </w:p>
    <w:p w14:paraId="4C1E312F" w14:textId="77777777" w:rsidR="00FA5B5B" w:rsidRDefault="00FA5B5B" w:rsidP="00FA5B5B">
      <w:pPr>
        <w:spacing w:line="360" w:lineRule="auto"/>
      </w:pPr>
      <w:r>
        <w:tab/>
      </w:r>
      <w:r>
        <w:tab/>
        <w:t xml:space="preserve">  printf("此系统证书库未被反注册.\n");</w:t>
      </w:r>
    </w:p>
    <w:p w14:paraId="3D51BCDA" w14:textId="77777777" w:rsidR="00FA5B5B" w:rsidRDefault="00FA5B5B" w:rsidP="00FA5B5B">
      <w:pPr>
        <w:spacing w:line="360" w:lineRule="auto"/>
      </w:pPr>
      <w:r>
        <w:tab/>
        <w:t xml:space="preserve">   }</w:t>
      </w:r>
    </w:p>
    <w:p w14:paraId="03C6DCCD" w14:textId="77777777" w:rsidR="00FA5B5B" w:rsidRDefault="00FA5B5B" w:rsidP="00FA5B5B">
      <w:pPr>
        <w:spacing w:line="360" w:lineRule="auto"/>
      </w:pPr>
      <w:r>
        <w:tab/>
        <w:t>}</w:t>
      </w:r>
    </w:p>
    <w:p w14:paraId="7F1163A2" w14:textId="77777777" w:rsidR="00FA5B5B" w:rsidRDefault="00FA5B5B" w:rsidP="00FA5B5B">
      <w:pPr>
        <w:spacing w:line="360" w:lineRule="auto"/>
      </w:pPr>
      <w:proofErr w:type="gramStart"/>
      <w:r>
        <w:t>}  /</w:t>
      </w:r>
      <w:proofErr w:type="gramEnd"/>
      <w:r>
        <w:t>/ End main</w:t>
      </w:r>
    </w:p>
    <w:p w14:paraId="592842C6" w14:textId="77777777" w:rsidR="00FA5B5B" w:rsidRDefault="00FA5B5B" w:rsidP="00FA5B5B">
      <w:pPr>
        <w:spacing w:line="360" w:lineRule="auto"/>
        <w:rPr>
          <w:rFonts w:hint="eastAsia"/>
        </w:rPr>
      </w:pPr>
      <w:r>
        <w:t>//  HandleError：错误处理函数，打印错误信息，并退出程序</w:t>
      </w:r>
    </w:p>
    <w:p w14:paraId="789688C2" w14:textId="77777777" w:rsidR="00FA5B5B" w:rsidRDefault="00FA5B5B" w:rsidP="00FA5B5B">
      <w:pPr>
        <w:spacing w:line="360" w:lineRule="auto"/>
      </w:pPr>
      <w:r>
        <w:t xml:space="preserve">void </w:t>
      </w:r>
      <w:proofErr w:type="gramStart"/>
      <w:r>
        <w:t>HandleError(</w:t>
      </w:r>
      <w:proofErr w:type="gramEnd"/>
      <w:r>
        <w:t>char *s)</w:t>
      </w:r>
    </w:p>
    <w:p w14:paraId="42096AB8" w14:textId="77777777" w:rsidR="00FA5B5B" w:rsidRDefault="00FA5B5B" w:rsidP="00FA5B5B">
      <w:pPr>
        <w:spacing w:line="360" w:lineRule="auto"/>
      </w:pPr>
      <w:r>
        <w:t>{</w:t>
      </w:r>
    </w:p>
    <w:p w14:paraId="7E4FF293" w14:textId="77777777" w:rsidR="00FA5B5B" w:rsidRDefault="00FA5B5B" w:rsidP="00FA5B5B">
      <w:pPr>
        <w:spacing w:line="360" w:lineRule="auto"/>
      </w:pPr>
      <w:r>
        <w:lastRenderedPageBreak/>
        <w:t xml:space="preserve">    </w:t>
      </w:r>
      <w:proofErr w:type="gramStart"/>
      <w:r>
        <w:t>printf(</w:t>
      </w:r>
      <w:proofErr w:type="gramEnd"/>
      <w:r>
        <w:t>"An error occurred in running the program.\n");</w:t>
      </w:r>
    </w:p>
    <w:p w14:paraId="5C19FA85" w14:textId="77777777" w:rsidR="00FA5B5B" w:rsidRDefault="00FA5B5B" w:rsidP="00FA5B5B">
      <w:pPr>
        <w:spacing w:line="360" w:lineRule="auto"/>
      </w:pPr>
      <w:r>
        <w:t xml:space="preserve">    printf("%s\n</w:t>
      </w:r>
      <w:proofErr w:type="gramStart"/>
      <w:r>
        <w:t>",s</w:t>
      </w:r>
      <w:proofErr w:type="gramEnd"/>
      <w:r>
        <w:t>);</w:t>
      </w:r>
    </w:p>
    <w:p w14:paraId="6BACA9BD" w14:textId="77777777" w:rsidR="00FA5B5B" w:rsidRDefault="00FA5B5B" w:rsidP="00FA5B5B">
      <w:pPr>
        <w:spacing w:line="360" w:lineRule="auto"/>
      </w:pPr>
      <w:r>
        <w:t xml:space="preserve">    </w:t>
      </w:r>
      <w:proofErr w:type="gramStart"/>
      <w:r>
        <w:t>printf(</w:t>
      </w:r>
      <w:proofErr w:type="gramEnd"/>
      <w:r>
        <w:t>"Error number %x\n.",GetLastError());</w:t>
      </w:r>
    </w:p>
    <w:p w14:paraId="59F8A74D" w14:textId="77777777" w:rsidR="00FA5B5B" w:rsidRDefault="00FA5B5B" w:rsidP="00FA5B5B">
      <w:pPr>
        <w:spacing w:line="360" w:lineRule="auto"/>
      </w:pPr>
      <w:r>
        <w:t xml:space="preserve">    </w:t>
      </w:r>
      <w:proofErr w:type="gramStart"/>
      <w:r>
        <w:t>printf(</w:t>
      </w:r>
      <w:proofErr w:type="gramEnd"/>
      <w:r>
        <w:t>"Program terminating.\n");</w:t>
      </w:r>
    </w:p>
    <w:p w14:paraId="333727B0" w14:textId="77777777" w:rsidR="00FA5B5B" w:rsidRDefault="00FA5B5B" w:rsidP="00FA5B5B">
      <w:pPr>
        <w:spacing w:line="360" w:lineRule="auto"/>
      </w:pPr>
      <w:r>
        <w:t xml:space="preserve">    </w:t>
      </w:r>
      <w:proofErr w:type="gramStart"/>
      <w:r>
        <w:t>exit(</w:t>
      </w:r>
      <w:proofErr w:type="gramEnd"/>
      <w:r>
        <w:t>1);</w:t>
      </w:r>
    </w:p>
    <w:p w14:paraId="65FA684C" w14:textId="77777777" w:rsidR="00FA5B5B" w:rsidRDefault="00FA5B5B" w:rsidP="00FA5B5B">
      <w:pPr>
        <w:spacing w:line="360" w:lineRule="auto"/>
      </w:pPr>
      <w:r>
        <w:t>}</w:t>
      </w:r>
    </w:p>
    <w:p w14:paraId="528011E3" w14:textId="77777777" w:rsidR="008D7DEF" w:rsidRDefault="008D7DEF" w:rsidP="00FA5B5B">
      <w:pPr>
        <w:spacing w:line="360" w:lineRule="auto"/>
        <w:rPr>
          <w:rFonts w:hint="eastAsia"/>
        </w:rPr>
      </w:pPr>
      <w:r>
        <w:rPr>
          <w:rFonts w:hint="eastAsia"/>
        </w:rPr>
        <w:t>运行结果：</w:t>
      </w:r>
    </w:p>
    <w:p w14:paraId="163B08FC" w14:textId="77777777" w:rsidR="00997CC9" w:rsidRDefault="00B259B8">
      <w:pPr>
        <w:spacing w:line="360" w:lineRule="auto"/>
      </w:pPr>
      <w:r w:rsidRPr="00DD1AC1">
        <w:rPr>
          <w:noProof/>
        </w:rPr>
        <w:drawing>
          <wp:inline distT="0" distB="0" distL="0" distR="0" wp14:anchorId="0DA6D8D9" wp14:editId="54D9B900">
            <wp:extent cx="5283200" cy="812800"/>
            <wp:effectExtent l="0" t="0" r="0" b="0"/>
            <wp:docPr id="1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46504" w14:textId="77777777" w:rsidR="00886DF2" w:rsidRDefault="00B259B8">
      <w:pPr>
        <w:spacing w:line="360" w:lineRule="auto"/>
        <w:rPr>
          <w:rFonts w:hint="eastAsia"/>
        </w:rPr>
      </w:pPr>
      <w:r w:rsidRPr="004800E4">
        <w:rPr>
          <w:noProof/>
        </w:rPr>
        <w:drawing>
          <wp:inline distT="0" distB="0" distL="0" distR="0" wp14:anchorId="3F9B095F" wp14:editId="39C34938">
            <wp:extent cx="5283200" cy="1041400"/>
            <wp:effectExtent l="0" t="0" r="0" b="0"/>
            <wp:docPr id="2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43081" w14:textId="77777777" w:rsidR="00587697" w:rsidRDefault="00480DEC">
      <w:pPr>
        <w:spacing w:line="360" w:lineRule="auto"/>
      </w:pPr>
      <w:r>
        <w:rPr>
          <w:rFonts w:hint="eastAsia"/>
        </w:rPr>
        <w:t>可以看出</w:t>
      </w:r>
      <w:r w:rsidR="00FE766D">
        <w:rPr>
          <w:rFonts w:hint="eastAsia"/>
        </w:rPr>
        <w:t>证书注册成功，且可以反注册。</w:t>
      </w:r>
    </w:p>
    <w:p w14:paraId="7935ADFC" w14:textId="77777777" w:rsidR="00997CC9" w:rsidRPr="00A35F69" w:rsidRDefault="00997CC9" w:rsidP="00A35F69">
      <w:pPr>
        <w:numPr>
          <w:ilvl w:val="0"/>
          <w:numId w:val="1"/>
        </w:num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实验总结</w:t>
      </w:r>
    </w:p>
    <w:p w14:paraId="1B6096C2" w14:textId="77777777" w:rsidR="00C964A8" w:rsidRDefault="00C964A8" w:rsidP="00C964A8">
      <w:pPr>
        <w:spacing w:line="360" w:lineRule="auto"/>
        <w:ind w:firstLineChars="50" w:firstLine="120"/>
        <w:rPr>
          <w:color w:val="000000"/>
        </w:rPr>
      </w:pPr>
      <w:r w:rsidRPr="00456C3B">
        <w:rPr>
          <w:rFonts w:hint="eastAsia"/>
          <w:color w:val="000000"/>
        </w:rPr>
        <w:t>实验中出现的问题：</w:t>
      </w:r>
    </w:p>
    <w:p w14:paraId="63844DD7" w14:textId="77777777" w:rsidR="00C37FEE" w:rsidRPr="00456C3B" w:rsidRDefault="00C37FEE" w:rsidP="00C964A8">
      <w:pPr>
        <w:spacing w:line="360" w:lineRule="auto"/>
        <w:ind w:firstLineChars="50" w:firstLine="120"/>
        <w:rPr>
          <w:rFonts w:hint="eastAsia"/>
          <w:color w:val="000000"/>
        </w:rPr>
      </w:pPr>
      <w:r>
        <w:rPr>
          <w:rFonts w:hint="eastAsia"/>
          <w:color w:val="000000"/>
        </w:rPr>
        <w:t>1、</w:t>
      </w:r>
    </w:p>
    <w:p w14:paraId="65AB283D" w14:textId="77777777" w:rsidR="00997CC9" w:rsidRPr="00F774B6" w:rsidRDefault="00B259B8" w:rsidP="00F774B6">
      <w:pPr>
        <w:spacing w:line="360" w:lineRule="auto"/>
        <w:ind w:firstLineChars="50" w:firstLine="120"/>
        <w:rPr>
          <w:rFonts w:hint="eastAsia"/>
          <w:color w:val="000000"/>
        </w:rPr>
      </w:pPr>
      <w:r w:rsidRPr="00042BC5">
        <w:rPr>
          <w:noProof/>
          <w:color w:val="000000"/>
        </w:rPr>
        <w:drawing>
          <wp:inline distT="0" distB="0" distL="0" distR="0" wp14:anchorId="13DCBCAB" wp14:editId="163E9F00">
            <wp:extent cx="5270500" cy="2400300"/>
            <wp:effectExtent l="0" t="0" r="0" b="0"/>
            <wp:docPr id="3" name="图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3A504" w14:textId="77777777" w:rsidR="00E727F9" w:rsidRDefault="00F74F72" w:rsidP="00FE7AD9">
      <w:pPr>
        <w:spacing w:line="360" w:lineRule="auto"/>
      </w:pPr>
      <w:r>
        <w:rPr>
          <w:rFonts w:hint="eastAsia"/>
        </w:rPr>
        <w:t>报</w:t>
      </w:r>
      <w:r w:rsidR="003C2D07">
        <w:rPr>
          <w:rFonts w:hint="eastAsia"/>
        </w:rPr>
        <w:t>错C</w:t>
      </w:r>
      <w:r w:rsidR="003C2D07">
        <w:t>ERT_PHYSICAL_STORE_INFO</w:t>
      </w:r>
      <w:r w:rsidR="003C2D07">
        <w:rPr>
          <w:rFonts w:hint="eastAsia"/>
        </w:rPr>
        <w:t>、Phy</w:t>
      </w:r>
      <w:r w:rsidR="003C2D07">
        <w:t>sicalStoreInfo</w:t>
      </w:r>
      <w:r w:rsidR="0098789A">
        <w:rPr>
          <w:rFonts w:hint="eastAsia"/>
        </w:rPr>
        <w:t>、</w:t>
      </w:r>
      <w:r>
        <w:rPr>
          <w:rFonts w:hint="eastAsia"/>
        </w:rPr>
        <w:t>Cer</w:t>
      </w:r>
      <w:r>
        <w:t>tRegisterSystemStore</w:t>
      </w:r>
      <w:r>
        <w:rPr>
          <w:rFonts w:hint="eastAsia"/>
        </w:rPr>
        <w:t>、</w:t>
      </w:r>
      <w:r w:rsidR="0098789A">
        <w:rPr>
          <w:rFonts w:hint="eastAsia"/>
        </w:rPr>
        <w:t>C</w:t>
      </w:r>
      <w:r w:rsidR="0098789A">
        <w:t>ERT_PHYSICAL_STORE_ADD_ENABLE_FLAG</w:t>
      </w:r>
      <w:r w:rsidR="0098789A">
        <w:rPr>
          <w:rFonts w:hint="eastAsia"/>
        </w:rPr>
        <w:t>、</w:t>
      </w:r>
      <w:r w:rsidR="003C2D07">
        <w:rPr>
          <w:rFonts w:hint="eastAsia"/>
        </w:rPr>
        <w:lastRenderedPageBreak/>
        <w:t>Cer</w:t>
      </w:r>
      <w:r w:rsidR="003C2D07">
        <w:t>tRegisterPhysicalStore</w:t>
      </w:r>
      <w:r w:rsidR="003C2D07">
        <w:rPr>
          <w:rFonts w:hint="eastAsia"/>
        </w:rPr>
        <w:t>、Cer</w:t>
      </w:r>
      <w:r w:rsidR="003C2D07">
        <w:t>tUnregisterSystemStore</w:t>
      </w:r>
      <w:r w:rsidR="00B37E9B">
        <w:rPr>
          <w:rFonts w:hint="eastAsia"/>
        </w:rPr>
        <w:t>缺定义</w:t>
      </w:r>
      <w:r w:rsidR="00995D4A">
        <w:rPr>
          <w:rFonts w:hint="eastAsia"/>
        </w:rPr>
        <w:t>导致编译时</w:t>
      </w:r>
      <w:r w:rsidR="00C31CFD">
        <w:rPr>
          <w:rFonts w:hint="eastAsia"/>
        </w:rPr>
        <w:t>报错。</w:t>
      </w:r>
      <w:r w:rsidR="00FD2739">
        <w:rPr>
          <w:rFonts w:hint="eastAsia"/>
        </w:rPr>
        <w:t>根据</w:t>
      </w:r>
      <w:r w:rsidR="00FD2739">
        <w:t>M</w:t>
      </w:r>
      <w:r w:rsidR="00FD2739">
        <w:rPr>
          <w:rFonts w:hint="eastAsia"/>
        </w:rPr>
        <w:t>icrosoft官网，</w:t>
      </w:r>
      <w:r w:rsidR="007238C2">
        <w:rPr>
          <w:rFonts w:hint="eastAsia"/>
        </w:rPr>
        <w:t>这些</w:t>
      </w:r>
      <w:r w:rsidR="00CF4C22">
        <w:rPr>
          <w:rFonts w:hint="eastAsia"/>
        </w:rPr>
        <w:t>函数和</w:t>
      </w:r>
      <w:r w:rsidR="00C31CFD">
        <w:rPr>
          <w:rFonts w:hint="eastAsia"/>
        </w:rPr>
        <w:t>类型的定义</w:t>
      </w:r>
      <w:r w:rsidR="00FD2739">
        <w:rPr>
          <w:rFonts w:hint="eastAsia"/>
        </w:rPr>
        <w:t>应该是在&lt;</w:t>
      </w:r>
      <w:r w:rsidR="00FD2739">
        <w:t>wincrypt.h&gt;</w:t>
      </w:r>
      <w:r w:rsidR="00FD2739">
        <w:rPr>
          <w:rFonts w:hint="eastAsia"/>
        </w:rPr>
        <w:t>头文件下的。</w:t>
      </w:r>
      <w:r w:rsidR="000020B1">
        <w:rPr>
          <w:rFonts w:hint="eastAsia"/>
        </w:rPr>
        <w:t>报无法定义的错误是因为安装目录下的&lt;</w:t>
      </w:r>
      <w:r w:rsidR="000020B1">
        <w:t>wincrypt.h&gt;</w:t>
      </w:r>
      <w:r w:rsidR="000020B1">
        <w:rPr>
          <w:rFonts w:hint="eastAsia"/>
        </w:rPr>
        <w:t>头文件是</w:t>
      </w:r>
      <w:r w:rsidR="00A951E1">
        <w:rPr>
          <w:rFonts w:hint="eastAsia"/>
        </w:rPr>
        <w:t>旧版本的，没有这些定义，因此需要更换更新版本的&lt;</w:t>
      </w:r>
      <w:r w:rsidR="00A951E1">
        <w:t>wincrypt.h&gt;</w:t>
      </w:r>
      <w:r w:rsidR="00A951E1">
        <w:rPr>
          <w:rFonts w:hint="eastAsia"/>
        </w:rPr>
        <w:t>头文件，将安装目录下的</w:t>
      </w:r>
      <w:r w:rsidR="00A951E1">
        <w:t>WINCRYPT.H</w:t>
      </w:r>
      <w:r w:rsidR="00A951E1">
        <w:rPr>
          <w:rFonts w:hint="eastAsia"/>
        </w:rPr>
        <w:t>替换掉。</w:t>
      </w:r>
    </w:p>
    <w:p w14:paraId="424E8A22" w14:textId="77777777" w:rsidR="00970C2D" w:rsidRDefault="00C37FEE" w:rsidP="00FE7AD9">
      <w:pPr>
        <w:spacing w:line="360" w:lineRule="auto"/>
      </w:pPr>
      <w:r>
        <w:rPr>
          <w:rFonts w:hint="eastAsia"/>
        </w:rPr>
        <w:t>找到</w:t>
      </w:r>
      <w:r w:rsidR="00CF2E4D">
        <w:rPr>
          <w:rFonts w:hint="eastAsia"/>
        </w:rPr>
        <w:t>1</w:t>
      </w:r>
      <w:r w:rsidR="00CF2E4D">
        <w:t>999</w:t>
      </w:r>
      <w:r w:rsidR="00CF2E4D">
        <w:rPr>
          <w:rFonts w:hint="eastAsia"/>
        </w:rPr>
        <w:t>版本的&lt;</w:t>
      </w:r>
      <w:r w:rsidR="00CF2E4D">
        <w:t>wincrypt.h&gt;</w:t>
      </w:r>
      <w:r w:rsidR="00CF2E4D">
        <w:rPr>
          <w:rFonts w:hint="eastAsia"/>
        </w:rPr>
        <w:t>头文件将其替换</w:t>
      </w:r>
      <w:r w:rsidR="004B77FB">
        <w:rPr>
          <w:rFonts w:hint="eastAsia"/>
        </w:rPr>
        <w:t>，还需替换一下静态链接库和头文件。</w:t>
      </w:r>
    </w:p>
    <w:p w14:paraId="5A16019B" w14:textId="77777777" w:rsidR="00051FD8" w:rsidRPr="00484007" w:rsidRDefault="00B259B8" w:rsidP="00484007">
      <w:pPr>
        <w:spacing w:line="360" w:lineRule="auto"/>
        <w:jc w:val="center"/>
        <w:rPr>
          <w:rFonts w:hint="eastAsia"/>
        </w:rPr>
      </w:pPr>
      <w:r w:rsidRPr="00D92795">
        <w:rPr>
          <w:noProof/>
        </w:rPr>
        <w:drawing>
          <wp:inline distT="0" distB="0" distL="0" distR="0" wp14:anchorId="7B668349" wp14:editId="26C781E1">
            <wp:extent cx="2120900" cy="1231900"/>
            <wp:effectExtent l="0" t="0" r="0" b="0"/>
            <wp:docPr id="4" name="图片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88D8C" w14:textId="77777777" w:rsidR="00AA2BC4" w:rsidRDefault="00970C2D" w:rsidP="00FE7AD9">
      <w:pPr>
        <w:spacing w:line="360" w:lineRule="auto"/>
        <w:rPr>
          <w:rFonts w:hint="eastAsia"/>
        </w:rPr>
      </w:pPr>
      <w:r>
        <w:rPr>
          <w:rFonts w:hint="eastAsia"/>
        </w:rPr>
        <w:t>2、</w:t>
      </w:r>
      <w:r w:rsidR="00AA2BC4">
        <w:rPr>
          <w:rFonts w:hint="eastAsia"/>
        </w:rPr>
        <w:t>替换之后可以找到以上</w:t>
      </w:r>
      <w:r w:rsidR="009E2E76">
        <w:rPr>
          <w:rFonts w:hint="eastAsia"/>
        </w:rPr>
        <w:t>缺定义的函数和数据类型</w:t>
      </w:r>
      <w:r w:rsidR="00CD7255">
        <w:rPr>
          <w:rFonts w:hint="eastAsia"/>
        </w:rPr>
        <w:t>，报以下错误：</w:t>
      </w:r>
    </w:p>
    <w:p w14:paraId="0F6AFF77" w14:textId="77777777" w:rsidR="00FE7AD9" w:rsidRDefault="00B259B8" w:rsidP="00FE7AD9">
      <w:pPr>
        <w:spacing w:line="360" w:lineRule="auto"/>
      </w:pPr>
      <w:r w:rsidRPr="00356BAE">
        <w:rPr>
          <w:noProof/>
        </w:rPr>
        <w:drawing>
          <wp:inline distT="0" distB="0" distL="0" distR="0" wp14:anchorId="4ECE600A" wp14:editId="5E474E86">
            <wp:extent cx="5283200" cy="330200"/>
            <wp:effectExtent l="0" t="0" r="0" b="0"/>
            <wp:docPr id="5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73646" w14:textId="77777777" w:rsidR="00B63F8A" w:rsidRDefault="00CD7255" w:rsidP="00FE7AD9">
      <w:pPr>
        <w:spacing w:line="360" w:lineRule="auto"/>
        <w:rPr>
          <w:rFonts w:hint="eastAsia"/>
        </w:rPr>
      </w:pPr>
      <w:r>
        <w:rPr>
          <w:rFonts w:hint="eastAsia"/>
        </w:rPr>
        <w:t>是因为</w:t>
      </w:r>
      <w:r w:rsidR="005B5369">
        <w:t>wincrypt.h</w:t>
      </w:r>
      <w:r w:rsidR="005B5369">
        <w:rPr>
          <w:rFonts w:hint="eastAsia"/>
        </w:rPr>
        <w:t>的编译</w:t>
      </w:r>
      <w:r>
        <w:rPr>
          <w:rFonts w:hint="eastAsia"/>
        </w:rPr>
        <w:t>缺</w:t>
      </w:r>
      <w:r w:rsidR="00897D31">
        <w:rPr>
          <w:rFonts w:hint="eastAsia"/>
        </w:rPr>
        <w:t>s</w:t>
      </w:r>
      <w:r w:rsidR="00897D31">
        <w:t>pecstring.h</w:t>
      </w:r>
      <w:r w:rsidR="00A3251F">
        <w:rPr>
          <w:rFonts w:hint="eastAsia"/>
        </w:rPr>
        <w:t>等一系列</w:t>
      </w:r>
      <w:r w:rsidR="00897D31">
        <w:rPr>
          <w:rFonts w:hint="eastAsia"/>
        </w:rPr>
        <w:t>头文件，需要自行添加到安装目录下。</w:t>
      </w:r>
    </w:p>
    <w:p w14:paraId="5949DE31" w14:textId="77777777" w:rsidR="00991FA4" w:rsidRDefault="003A32F2" w:rsidP="00FE7AD9">
      <w:pPr>
        <w:spacing w:line="360" w:lineRule="auto"/>
      </w:pPr>
      <w:r>
        <w:rPr>
          <w:rFonts w:hint="eastAsia"/>
        </w:rPr>
        <w:t>自行找到库并添加到目录下。</w:t>
      </w:r>
    </w:p>
    <w:p w14:paraId="01DDD193" w14:textId="77777777" w:rsidR="00342A81" w:rsidRDefault="00B259B8" w:rsidP="008445AD">
      <w:pPr>
        <w:spacing w:line="360" w:lineRule="auto"/>
        <w:jc w:val="center"/>
      </w:pPr>
      <w:r w:rsidRPr="00531371">
        <w:rPr>
          <w:noProof/>
        </w:rPr>
        <w:drawing>
          <wp:inline distT="0" distB="0" distL="0" distR="0" wp14:anchorId="709C6449" wp14:editId="3AC03D28">
            <wp:extent cx="4597400" cy="3479800"/>
            <wp:effectExtent l="0" t="0" r="0" b="0"/>
            <wp:docPr id="6" name="图片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DAABA" w14:textId="77777777" w:rsidR="008445AD" w:rsidRDefault="004B4CEC" w:rsidP="00460EE5">
      <w:pPr>
        <w:spacing w:line="360" w:lineRule="auto"/>
        <w:rPr>
          <w:rFonts w:hint="eastAsia"/>
        </w:rPr>
      </w:pPr>
      <w:r>
        <w:rPr>
          <w:rFonts w:hint="eastAsia"/>
        </w:rPr>
        <w:lastRenderedPageBreak/>
        <w:t>添加后可以编译成功</w:t>
      </w:r>
      <w:r w:rsidR="008D1C73">
        <w:rPr>
          <w:rFonts w:hint="eastAsia"/>
        </w:rPr>
        <w:t>。</w:t>
      </w:r>
    </w:p>
    <w:p w14:paraId="484B6F7F" w14:textId="77777777" w:rsidR="004506C5" w:rsidRDefault="00961C9A" w:rsidP="007F5FA0">
      <w:r>
        <w:rPr>
          <w:rFonts w:hint="eastAsia"/>
        </w:rPr>
        <w:t>实验总结：</w:t>
      </w:r>
    </w:p>
    <w:p w14:paraId="11014863" w14:textId="77777777" w:rsidR="007062FA" w:rsidRDefault="000750EF" w:rsidP="007F5FA0">
      <w:r>
        <w:rPr>
          <w:rFonts w:hint="eastAsia"/>
        </w:rPr>
        <w:t>1、</w:t>
      </w:r>
      <w:r w:rsidR="00BC6A5F">
        <w:rPr>
          <w:rFonts w:hint="eastAsia"/>
        </w:rPr>
        <w:t>学会了编程实现</w:t>
      </w:r>
      <w:r w:rsidR="002660D0">
        <w:rPr>
          <w:rFonts w:hint="eastAsia"/>
        </w:rPr>
        <w:t>证书注册</w:t>
      </w:r>
    </w:p>
    <w:p w14:paraId="7942AAFE" w14:textId="77777777" w:rsidR="008D3B73" w:rsidRPr="00E42A7B" w:rsidRDefault="008D3B73" w:rsidP="007F5FA0">
      <w:pPr>
        <w:rPr>
          <w:rFonts w:hint="eastAsia"/>
        </w:rPr>
      </w:pPr>
      <w:r>
        <w:rPr>
          <w:rFonts w:hint="eastAsia"/>
        </w:rPr>
        <w:t>2、学会了在遇到问题时在网络上寻找解决方法，并弄清楚出错的原理</w:t>
      </w:r>
      <w:r w:rsidR="00721B0F">
        <w:rPr>
          <w:rFonts w:hint="eastAsia"/>
        </w:rPr>
        <w:t>，并</w:t>
      </w:r>
      <w:r w:rsidR="00BE4F21">
        <w:rPr>
          <w:rFonts w:hint="eastAsia"/>
        </w:rPr>
        <w:t>更换相应的库解决问题。</w:t>
      </w:r>
    </w:p>
    <w:sectPr w:rsidR="008D3B73" w:rsidRPr="00E42A7B" w:rsidSect="009447C4">
      <w:headerReference w:type="default" r:id="rId13"/>
      <w:pgSz w:w="11906" w:h="16838"/>
      <w:pgMar w:top="1440" w:right="1800" w:bottom="1440" w:left="1800" w:header="851" w:footer="992" w:gutter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68D215" w14:textId="77777777" w:rsidR="004168F0" w:rsidRDefault="004168F0" w:rsidP="00450E51">
      <w:r>
        <w:separator/>
      </w:r>
    </w:p>
  </w:endnote>
  <w:endnote w:type="continuationSeparator" w:id="0">
    <w:p w14:paraId="2CB4F70D" w14:textId="77777777" w:rsidR="004168F0" w:rsidRDefault="004168F0" w:rsidP="00450E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panose1 w:val="020B0604020202020204"/>
    <w:charset w:val="86"/>
    <w:family w:val="modern"/>
    <w:pitch w:val="default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01FC58" w14:textId="77777777" w:rsidR="004168F0" w:rsidRDefault="004168F0" w:rsidP="00450E51">
      <w:r>
        <w:separator/>
      </w:r>
    </w:p>
  </w:footnote>
  <w:footnote w:type="continuationSeparator" w:id="0">
    <w:p w14:paraId="7EFCD59D" w14:textId="77777777" w:rsidR="004168F0" w:rsidRDefault="004168F0" w:rsidP="00450E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AC5AE6" w14:textId="77777777" w:rsidR="009447C4" w:rsidRDefault="009447C4" w:rsidP="009447C4">
    <w:pPr>
      <w:jc w:val="center"/>
      <w:rPr>
        <w:rFonts w:eastAsia="楷体_GB2312"/>
        <w:szCs w:val="21"/>
        <w:u w:val="single"/>
      </w:rPr>
    </w:pPr>
    <w:r>
      <w:rPr>
        <w:rFonts w:eastAsia="楷体_GB2312"/>
        <w:b/>
        <w:sz w:val="44"/>
        <w:szCs w:val="44"/>
      </w:rPr>
      <w:t>暨南大学本科实验报告专用纸</w:t>
    </w:r>
    <w:r>
      <w:rPr>
        <w:rFonts w:eastAsia="楷体_GB2312"/>
        <w:b/>
        <w:sz w:val="32"/>
        <w:szCs w:val="32"/>
      </w:rPr>
      <w:t>(</w:t>
    </w:r>
    <w:r>
      <w:rPr>
        <w:rFonts w:eastAsia="楷体_GB2312"/>
        <w:b/>
        <w:sz w:val="32"/>
        <w:szCs w:val="32"/>
      </w:rPr>
      <w:t>附页</w:t>
    </w:r>
    <w:r>
      <w:rPr>
        <w:rFonts w:eastAsia="楷体_GB2312"/>
        <w:b/>
        <w:sz w:val="32"/>
        <w:szCs w:val="32"/>
      </w:rPr>
      <w:t>)</w:t>
    </w:r>
  </w:p>
  <w:p w14:paraId="6A27EAF7" w14:textId="77777777" w:rsidR="009447C4" w:rsidRPr="009447C4" w:rsidRDefault="009447C4" w:rsidP="009447C4">
    <w:pPr>
      <w:pStyle w:val="a3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23"/>
    <w:multiLevelType w:val="multilevel"/>
    <w:tmpl w:val="00000023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184386"/>
    <w:multiLevelType w:val="hybridMultilevel"/>
    <w:tmpl w:val="A6768474"/>
    <w:lvl w:ilvl="0" w:tplc="3FB2F0BA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9A6B4F"/>
    <w:multiLevelType w:val="multilevel"/>
    <w:tmpl w:val="FB686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457BF9"/>
    <w:multiLevelType w:val="hybridMultilevel"/>
    <w:tmpl w:val="C5B8BE5E"/>
    <w:lvl w:ilvl="0" w:tplc="3FB2F0BA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2D5F4E"/>
    <w:multiLevelType w:val="multilevel"/>
    <w:tmpl w:val="0256F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6569C3"/>
    <w:multiLevelType w:val="hybridMultilevel"/>
    <w:tmpl w:val="EF3EAB58"/>
    <w:lvl w:ilvl="0" w:tplc="0000000C">
      <w:start w:val="1"/>
      <w:numFmt w:val="decimal"/>
      <w:lvlText w:val="%1)"/>
      <w:lvlJc w:val="left"/>
      <w:pPr>
        <w:ind w:left="360" w:hanging="360"/>
      </w:pPr>
      <w:rPr>
        <w:rFonts w:hint="default"/>
        <w:color w:val="auto"/>
        <w:sz w:val="24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FCF56F8"/>
    <w:multiLevelType w:val="multilevel"/>
    <w:tmpl w:val="2FCF56F8"/>
    <w:lvl w:ilvl="0">
      <w:start w:val="1"/>
      <w:numFmt w:val="japaneseCounting"/>
      <w:lvlText w:val="（%1）"/>
      <w:lvlJc w:val="left"/>
      <w:pPr>
        <w:tabs>
          <w:tab w:val="num" w:pos="855"/>
        </w:tabs>
        <w:ind w:left="855" w:hanging="85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3B503E7D"/>
    <w:multiLevelType w:val="multilevel"/>
    <w:tmpl w:val="3B503E7D"/>
    <w:lvl w:ilvl="0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tabs>
          <w:tab w:val="num" w:pos="1575"/>
        </w:tabs>
        <w:ind w:left="1575" w:hanging="735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8" w15:restartNumberingAfterBreak="0">
    <w:nsid w:val="3F1F4B75"/>
    <w:multiLevelType w:val="hybridMultilevel"/>
    <w:tmpl w:val="E1CAAD96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6B25BFA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803609C"/>
    <w:multiLevelType w:val="multilevel"/>
    <w:tmpl w:val="4803609C"/>
    <w:lvl w:ilvl="0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0" w15:restartNumberingAfterBreak="0">
    <w:nsid w:val="4EE16424"/>
    <w:multiLevelType w:val="hybridMultilevel"/>
    <w:tmpl w:val="05F842FC"/>
    <w:lvl w:ilvl="0" w:tplc="0000000C">
      <w:start w:val="1"/>
      <w:numFmt w:val="decimal"/>
      <w:lvlText w:val="%1)"/>
      <w:lvlJc w:val="left"/>
      <w:pPr>
        <w:ind w:left="360" w:hanging="360"/>
      </w:pPr>
      <w:rPr>
        <w:rFonts w:hint="default"/>
        <w:color w:val="auto"/>
        <w:sz w:val="24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FDA320D"/>
    <w:multiLevelType w:val="multilevel"/>
    <w:tmpl w:val="D422A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E4249DD"/>
    <w:multiLevelType w:val="hybridMultilevel"/>
    <w:tmpl w:val="1624A640"/>
    <w:lvl w:ilvl="0" w:tplc="318C315E">
      <w:start w:val="1"/>
      <w:numFmt w:val="bullet"/>
      <w:lvlText w:val="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3" w15:restartNumberingAfterBreak="0">
    <w:nsid w:val="64531B92"/>
    <w:multiLevelType w:val="hybridMultilevel"/>
    <w:tmpl w:val="03CC24E8"/>
    <w:lvl w:ilvl="0" w:tplc="318C315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6382C85"/>
    <w:multiLevelType w:val="multilevel"/>
    <w:tmpl w:val="67EE5FA7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72EF1818"/>
    <w:multiLevelType w:val="hybridMultilevel"/>
    <w:tmpl w:val="1B6428E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7B054BE1"/>
    <w:multiLevelType w:val="hybridMultilevel"/>
    <w:tmpl w:val="927E83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11"/>
  </w:num>
  <w:num w:numId="8">
    <w:abstractNumId w:val="9"/>
  </w:num>
  <w:num w:numId="9">
    <w:abstractNumId w:val="7"/>
  </w:num>
  <w:num w:numId="10">
    <w:abstractNumId w:val="14"/>
  </w:num>
  <w:num w:numId="11">
    <w:abstractNumId w:val="16"/>
  </w:num>
  <w:num w:numId="12">
    <w:abstractNumId w:val="15"/>
  </w:num>
  <w:num w:numId="13">
    <w:abstractNumId w:val="5"/>
  </w:num>
  <w:num w:numId="14">
    <w:abstractNumId w:val="10"/>
  </w:num>
  <w:num w:numId="15">
    <w:abstractNumId w:val="0"/>
  </w:num>
  <w:num w:numId="16">
    <w:abstractNumId w:val="12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626"/>
    <w:rsid w:val="000020B1"/>
    <w:rsid w:val="000305D4"/>
    <w:rsid w:val="00042BC5"/>
    <w:rsid w:val="00051FD8"/>
    <w:rsid w:val="000750EF"/>
    <w:rsid w:val="000C0206"/>
    <w:rsid w:val="000C41DC"/>
    <w:rsid w:val="000C5C41"/>
    <w:rsid w:val="000E4378"/>
    <w:rsid w:val="001070A9"/>
    <w:rsid w:val="00130CB6"/>
    <w:rsid w:val="00164BFE"/>
    <w:rsid w:val="001A50D2"/>
    <w:rsid w:val="001B06B2"/>
    <w:rsid w:val="001D29EB"/>
    <w:rsid w:val="0020464C"/>
    <w:rsid w:val="00214AEE"/>
    <w:rsid w:val="00240F35"/>
    <w:rsid w:val="0024412E"/>
    <w:rsid w:val="002660D0"/>
    <w:rsid w:val="00270BF2"/>
    <w:rsid w:val="002819B5"/>
    <w:rsid w:val="002C0022"/>
    <w:rsid w:val="002E3830"/>
    <w:rsid w:val="002E442E"/>
    <w:rsid w:val="002F5E20"/>
    <w:rsid w:val="00321267"/>
    <w:rsid w:val="00333339"/>
    <w:rsid w:val="00333E59"/>
    <w:rsid w:val="00342A81"/>
    <w:rsid w:val="00352471"/>
    <w:rsid w:val="00395FDE"/>
    <w:rsid w:val="003A32F2"/>
    <w:rsid w:val="003B3DFB"/>
    <w:rsid w:val="003C0841"/>
    <w:rsid w:val="003C0895"/>
    <w:rsid w:val="003C2D07"/>
    <w:rsid w:val="003D779E"/>
    <w:rsid w:val="003E11E7"/>
    <w:rsid w:val="003E2B7D"/>
    <w:rsid w:val="003E7606"/>
    <w:rsid w:val="003F75BF"/>
    <w:rsid w:val="0041057E"/>
    <w:rsid w:val="004168F0"/>
    <w:rsid w:val="004506C5"/>
    <w:rsid w:val="00450E51"/>
    <w:rsid w:val="004528C2"/>
    <w:rsid w:val="00456C3B"/>
    <w:rsid w:val="00460EE5"/>
    <w:rsid w:val="00467043"/>
    <w:rsid w:val="00471A19"/>
    <w:rsid w:val="00471FDF"/>
    <w:rsid w:val="0047491A"/>
    <w:rsid w:val="00480DEC"/>
    <w:rsid w:val="00484007"/>
    <w:rsid w:val="00487F72"/>
    <w:rsid w:val="004A1545"/>
    <w:rsid w:val="004B4CEC"/>
    <w:rsid w:val="004B77FB"/>
    <w:rsid w:val="004D405B"/>
    <w:rsid w:val="004E1368"/>
    <w:rsid w:val="005046D3"/>
    <w:rsid w:val="00511AEC"/>
    <w:rsid w:val="00523059"/>
    <w:rsid w:val="00587697"/>
    <w:rsid w:val="005B5369"/>
    <w:rsid w:val="005D1C46"/>
    <w:rsid w:val="005D4EA2"/>
    <w:rsid w:val="005D77AE"/>
    <w:rsid w:val="005E5A71"/>
    <w:rsid w:val="005E7B6C"/>
    <w:rsid w:val="005F2FB1"/>
    <w:rsid w:val="00622620"/>
    <w:rsid w:val="00622757"/>
    <w:rsid w:val="00644F98"/>
    <w:rsid w:val="006605D7"/>
    <w:rsid w:val="006624F9"/>
    <w:rsid w:val="0068192F"/>
    <w:rsid w:val="00687EE7"/>
    <w:rsid w:val="006B0696"/>
    <w:rsid w:val="006B6C18"/>
    <w:rsid w:val="006C13B6"/>
    <w:rsid w:val="006C5EEC"/>
    <w:rsid w:val="006D6CC8"/>
    <w:rsid w:val="006F3ADC"/>
    <w:rsid w:val="00703193"/>
    <w:rsid w:val="007062FA"/>
    <w:rsid w:val="00721B0F"/>
    <w:rsid w:val="007238C2"/>
    <w:rsid w:val="00732684"/>
    <w:rsid w:val="0074576A"/>
    <w:rsid w:val="007466B9"/>
    <w:rsid w:val="00754E8D"/>
    <w:rsid w:val="007670B9"/>
    <w:rsid w:val="007925F8"/>
    <w:rsid w:val="007A57D5"/>
    <w:rsid w:val="007B4881"/>
    <w:rsid w:val="007C0F27"/>
    <w:rsid w:val="007D0E6D"/>
    <w:rsid w:val="007E1674"/>
    <w:rsid w:val="007F5FA0"/>
    <w:rsid w:val="008221EE"/>
    <w:rsid w:val="008445AD"/>
    <w:rsid w:val="00855F0C"/>
    <w:rsid w:val="008567A8"/>
    <w:rsid w:val="00886DF2"/>
    <w:rsid w:val="00897D31"/>
    <w:rsid w:val="008A1738"/>
    <w:rsid w:val="008A4C91"/>
    <w:rsid w:val="008A7F9E"/>
    <w:rsid w:val="008C259C"/>
    <w:rsid w:val="008D1C73"/>
    <w:rsid w:val="008D3626"/>
    <w:rsid w:val="008D3B73"/>
    <w:rsid w:val="008D7DEF"/>
    <w:rsid w:val="008F4040"/>
    <w:rsid w:val="00913CE9"/>
    <w:rsid w:val="009447C4"/>
    <w:rsid w:val="009451BC"/>
    <w:rsid w:val="009462A0"/>
    <w:rsid w:val="00961C9A"/>
    <w:rsid w:val="009635F2"/>
    <w:rsid w:val="009642B9"/>
    <w:rsid w:val="00970C2D"/>
    <w:rsid w:val="0098789A"/>
    <w:rsid w:val="00991FA4"/>
    <w:rsid w:val="00995D4A"/>
    <w:rsid w:val="00997CC9"/>
    <w:rsid w:val="009B01D4"/>
    <w:rsid w:val="009B04CA"/>
    <w:rsid w:val="009B0D7E"/>
    <w:rsid w:val="009D3B5A"/>
    <w:rsid w:val="009E01F6"/>
    <w:rsid w:val="009E1C97"/>
    <w:rsid w:val="009E2E76"/>
    <w:rsid w:val="00A3251F"/>
    <w:rsid w:val="00A35F69"/>
    <w:rsid w:val="00A521A3"/>
    <w:rsid w:val="00A90573"/>
    <w:rsid w:val="00A951E1"/>
    <w:rsid w:val="00AA2BC4"/>
    <w:rsid w:val="00AA3B95"/>
    <w:rsid w:val="00AA5652"/>
    <w:rsid w:val="00AB047A"/>
    <w:rsid w:val="00AF312A"/>
    <w:rsid w:val="00B259B8"/>
    <w:rsid w:val="00B31A46"/>
    <w:rsid w:val="00B37E9B"/>
    <w:rsid w:val="00B549F2"/>
    <w:rsid w:val="00B63F8A"/>
    <w:rsid w:val="00BB4316"/>
    <w:rsid w:val="00BB59F9"/>
    <w:rsid w:val="00BC6A5F"/>
    <w:rsid w:val="00BD5AB5"/>
    <w:rsid w:val="00BD6EC7"/>
    <w:rsid w:val="00BE05E1"/>
    <w:rsid w:val="00BE4F21"/>
    <w:rsid w:val="00C0167F"/>
    <w:rsid w:val="00C04537"/>
    <w:rsid w:val="00C07DCC"/>
    <w:rsid w:val="00C12398"/>
    <w:rsid w:val="00C1782E"/>
    <w:rsid w:val="00C31CFD"/>
    <w:rsid w:val="00C3495F"/>
    <w:rsid w:val="00C37FEE"/>
    <w:rsid w:val="00C723A9"/>
    <w:rsid w:val="00C843D1"/>
    <w:rsid w:val="00C91C7F"/>
    <w:rsid w:val="00C964A8"/>
    <w:rsid w:val="00CC06CC"/>
    <w:rsid w:val="00CD1064"/>
    <w:rsid w:val="00CD5C03"/>
    <w:rsid w:val="00CD7255"/>
    <w:rsid w:val="00CF2E4D"/>
    <w:rsid w:val="00CF4C22"/>
    <w:rsid w:val="00D21B46"/>
    <w:rsid w:val="00D312CB"/>
    <w:rsid w:val="00D37144"/>
    <w:rsid w:val="00D408AB"/>
    <w:rsid w:val="00D4161B"/>
    <w:rsid w:val="00D7250F"/>
    <w:rsid w:val="00D866C4"/>
    <w:rsid w:val="00D86B1B"/>
    <w:rsid w:val="00D96826"/>
    <w:rsid w:val="00DF6702"/>
    <w:rsid w:val="00E12F16"/>
    <w:rsid w:val="00E42A7B"/>
    <w:rsid w:val="00E459A0"/>
    <w:rsid w:val="00E56DFE"/>
    <w:rsid w:val="00E727F9"/>
    <w:rsid w:val="00E82971"/>
    <w:rsid w:val="00E94458"/>
    <w:rsid w:val="00EA3B6C"/>
    <w:rsid w:val="00EF56E3"/>
    <w:rsid w:val="00F15B00"/>
    <w:rsid w:val="00F160BC"/>
    <w:rsid w:val="00F2056A"/>
    <w:rsid w:val="00F4702E"/>
    <w:rsid w:val="00F4771E"/>
    <w:rsid w:val="00F60F39"/>
    <w:rsid w:val="00F74F72"/>
    <w:rsid w:val="00F774B6"/>
    <w:rsid w:val="00FA41B5"/>
    <w:rsid w:val="00FA5B5B"/>
    <w:rsid w:val="00FA76E3"/>
    <w:rsid w:val="00FC3C2E"/>
    <w:rsid w:val="00FD2739"/>
    <w:rsid w:val="00FE072D"/>
    <w:rsid w:val="00FE3A2A"/>
    <w:rsid w:val="00FE6ECC"/>
    <w:rsid w:val="00FE766D"/>
    <w:rsid w:val="00FE7AD9"/>
    <w:rsid w:val="013B1E00"/>
    <w:rsid w:val="01484087"/>
    <w:rsid w:val="01707445"/>
    <w:rsid w:val="02870750"/>
    <w:rsid w:val="03952BC4"/>
    <w:rsid w:val="063F0E04"/>
    <w:rsid w:val="06855199"/>
    <w:rsid w:val="0C62041C"/>
    <w:rsid w:val="0C8944E1"/>
    <w:rsid w:val="0D122ED4"/>
    <w:rsid w:val="0D4910CA"/>
    <w:rsid w:val="0E645039"/>
    <w:rsid w:val="0FE963E6"/>
    <w:rsid w:val="10DB169C"/>
    <w:rsid w:val="12517F21"/>
    <w:rsid w:val="1526723B"/>
    <w:rsid w:val="16914AD7"/>
    <w:rsid w:val="17F40C7E"/>
    <w:rsid w:val="196322EF"/>
    <w:rsid w:val="1B54622A"/>
    <w:rsid w:val="1C0972F8"/>
    <w:rsid w:val="1F2E721E"/>
    <w:rsid w:val="1F726741"/>
    <w:rsid w:val="1F7817FC"/>
    <w:rsid w:val="21A87C5C"/>
    <w:rsid w:val="2233351F"/>
    <w:rsid w:val="236D1A57"/>
    <w:rsid w:val="248E3CCD"/>
    <w:rsid w:val="257C4F57"/>
    <w:rsid w:val="258750D7"/>
    <w:rsid w:val="27846C13"/>
    <w:rsid w:val="283C3081"/>
    <w:rsid w:val="283E605B"/>
    <w:rsid w:val="29635662"/>
    <w:rsid w:val="2AD012D7"/>
    <w:rsid w:val="2C1C4EAC"/>
    <w:rsid w:val="2C274B56"/>
    <w:rsid w:val="2CCB5AD6"/>
    <w:rsid w:val="31EC40D7"/>
    <w:rsid w:val="35BD5412"/>
    <w:rsid w:val="37961C09"/>
    <w:rsid w:val="37B2339F"/>
    <w:rsid w:val="38C8037A"/>
    <w:rsid w:val="3CDE73F5"/>
    <w:rsid w:val="3E2E6F1F"/>
    <w:rsid w:val="407322B6"/>
    <w:rsid w:val="421622E9"/>
    <w:rsid w:val="433C354B"/>
    <w:rsid w:val="43813FD5"/>
    <w:rsid w:val="45350AEB"/>
    <w:rsid w:val="47831A15"/>
    <w:rsid w:val="47872108"/>
    <w:rsid w:val="490B67B8"/>
    <w:rsid w:val="494D6E8B"/>
    <w:rsid w:val="496B688C"/>
    <w:rsid w:val="49DF13A3"/>
    <w:rsid w:val="4B150A00"/>
    <w:rsid w:val="4C80563F"/>
    <w:rsid w:val="4CEB4FAE"/>
    <w:rsid w:val="4E6B6581"/>
    <w:rsid w:val="4E834054"/>
    <w:rsid w:val="50927E80"/>
    <w:rsid w:val="533B2221"/>
    <w:rsid w:val="546614AF"/>
    <w:rsid w:val="56E30B8C"/>
    <w:rsid w:val="57E33954"/>
    <w:rsid w:val="58AF48A7"/>
    <w:rsid w:val="58B1657F"/>
    <w:rsid w:val="59373957"/>
    <w:rsid w:val="59746955"/>
    <w:rsid w:val="599F487B"/>
    <w:rsid w:val="5A4A6FB6"/>
    <w:rsid w:val="5ACA5DD0"/>
    <w:rsid w:val="5B497CD9"/>
    <w:rsid w:val="5D151CCA"/>
    <w:rsid w:val="5E2A1F14"/>
    <w:rsid w:val="5EE157C7"/>
    <w:rsid w:val="605C1029"/>
    <w:rsid w:val="62086967"/>
    <w:rsid w:val="62616FA7"/>
    <w:rsid w:val="6276204A"/>
    <w:rsid w:val="6AD365DF"/>
    <w:rsid w:val="6B8F21AE"/>
    <w:rsid w:val="6EEB55F3"/>
    <w:rsid w:val="71AC66D3"/>
    <w:rsid w:val="71EF4447"/>
    <w:rsid w:val="7467496F"/>
    <w:rsid w:val="76B007EF"/>
    <w:rsid w:val="77EA6049"/>
    <w:rsid w:val="79B401CD"/>
    <w:rsid w:val="7D7B0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AAA74DE"/>
  <w15:chartTrackingRefBased/>
  <w15:docId w15:val="{00A4522D-1A5A-F642-8695-21003B592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F5FA0"/>
    <w:rPr>
      <w:rFonts w:ascii="宋体" w:hAnsi="宋体" w:cs="宋体"/>
      <w:sz w:val="24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cs="Times New Roman" w:hint="eastAsia"/>
    </w:rPr>
  </w:style>
  <w:style w:type="paragraph" w:styleId="a3">
    <w:name w:val="header"/>
    <w:basedOn w:val="a"/>
    <w:link w:val="a4"/>
    <w:rsid w:val="00450E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450E51"/>
    <w:rPr>
      <w:kern w:val="2"/>
      <w:sz w:val="18"/>
      <w:szCs w:val="18"/>
    </w:rPr>
  </w:style>
  <w:style w:type="paragraph" w:styleId="a5">
    <w:name w:val="footer"/>
    <w:basedOn w:val="a"/>
    <w:link w:val="a6"/>
    <w:rsid w:val="00450E5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link w:val="a5"/>
    <w:rsid w:val="00450E51"/>
    <w:rPr>
      <w:kern w:val="2"/>
      <w:sz w:val="18"/>
      <w:szCs w:val="18"/>
    </w:rPr>
  </w:style>
  <w:style w:type="paragraph" w:styleId="a7">
    <w:name w:val="Normal (Web)"/>
    <w:basedOn w:val="a"/>
    <w:uiPriority w:val="99"/>
    <w:unhideWhenUsed/>
    <w:rsid w:val="00467043"/>
    <w:pPr>
      <w:spacing w:before="100" w:beforeAutospacing="1" w:after="100" w:afterAutospacing="1"/>
    </w:pPr>
  </w:style>
  <w:style w:type="paragraph" w:styleId="a8">
    <w:name w:val="Quote"/>
    <w:basedOn w:val="a"/>
    <w:next w:val="a"/>
    <w:link w:val="a9"/>
    <w:uiPriority w:val="99"/>
    <w:qFormat/>
    <w:rsid w:val="00C843D1"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a9">
    <w:name w:val="引用 字符"/>
    <w:link w:val="a8"/>
    <w:uiPriority w:val="99"/>
    <w:rsid w:val="00C843D1"/>
    <w:rPr>
      <w:i/>
      <w:iCs/>
      <w:color w:val="404040"/>
      <w:kern w:val="2"/>
      <w:sz w:val="21"/>
      <w:szCs w:val="24"/>
    </w:rPr>
  </w:style>
  <w:style w:type="paragraph" w:styleId="aa">
    <w:name w:val="No Spacing"/>
    <w:uiPriority w:val="99"/>
    <w:qFormat/>
    <w:rsid w:val="00C843D1"/>
    <w:pPr>
      <w:widowControl w:val="0"/>
      <w:jc w:val="both"/>
    </w:pPr>
    <w:rPr>
      <w:kern w:val="2"/>
      <w:sz w:val="21"/>
      <w:szCs w:val="24"/>
    </w:rPr>
  </w:style>
  <w:style w:type="character" w:styleId="ab">
    <w:name w:val="Intense Reference"/>
    <w:uiPriority w:val="32"/>
    <w:qFormat/>
    <w:rsid w:val="00C843D1"/>
    <w:rPr>
      <w:b/>
      <w:bCs/>
      <w:smallCaps/>
      <w:color w:val="4472C4"/>
      <w:spacing w:val="5"/>
    </w:rPr>
  </w:style>
  <w:style w:type="character" w:styleId="ac">
    <w:name w:val="Hyperlink"/>
    <w:rsid w:val="0068192F"/>
    <w:rPr>
      <w:color w:val="0563C1"/>
      <w:u w:val="single"/>
    </w:rPr>
  </w:style>
  <w:style w:type="character" w:styleId="ad">
    <w:name w:val="Unresolved Mention"/>
    <w:uiPriority w:val="99"/>
    <w:semiHidden/>
    <w:unhideWhenUsed/>
    <w:rsid w:val="0068192F"/>
    <w:rPr>
      <w:color w:val="605E5C"/>
      <w:shd w:val="clear" w:color="auto" w:fill="E1DFDD"/>
    </w:rPr>
  </w:style>
  <w:style w:type="character" w:customStyle="1" w:styleId="fs9xgk5wc0a3">
    <w:name w:val="fs9xgk5wc0a3"/>
    <w:rsid w:val="0068192F"/>
  </w:style>
  <w:style w:type="character" w:customStyle="1" w:styleId="vp96ciws79w">
    <w:name w:val="vp96ciws79w"/>
    <w:rsid w:val="0068192F"/>
  </w:style>
  <w:style w:type="character" w:customStyle="1" w:styleId="aa19rrqdhok">
    <w:name w:val="aa19rrqdhok"/>
    <w:rsid w:val="0068192F"/>
  </w:style>
  <w:style w:type="character" w:customStyle="1" w:styleId="fnxuls44um23">
    <w:name w:val="fnxuls44um23"/>
    <w:rsid w:val="0068192F"/>
  </w:style>
  <w:style w:type="character" w:customStyle="1" w:styleId="wyvik9fejk5">
    <w:name w:val="wyvik9fejk5"/>
    <w:rsid w:val="0068192F"/>
  </w:style>
  <w:style w:type="character" w:customStyle="1" w:styleId="rs8mryu3jnk">
    <w:name w:val="rs8mryu3jnk"/>
    <w:rsid w:val="006819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5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0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51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73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639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6866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1829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73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0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95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037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902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5247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928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422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5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61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88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552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672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2351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523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9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127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472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640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3277950">
                                  <w:marLeft w:val="0"/>
                                  <w:marRight w:val="0"/>
                                  <w:marTop w:val="6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1122583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0509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80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2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62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32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871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631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823026">
                                  <w:marLeft w:val="0"/>
                                  <w:marRight w:val="0"/>
                                  <w:marTop w:val="6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315005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374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179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4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0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68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531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49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467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104424">
                                  <w:marLeft w:val="0"/>
                                  <w:marRight w:val="0"/>
                                  <w:marTop w:val="6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737949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1717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59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8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7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423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255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170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531</Words>
  <Characters>3029</Characters>
  <Application>Microsoft Office Word</Application>
  <DocSecurity>0</DocSecurity>
  <Lines>25</Lines>
  <Paragraphs>7</Paragraphs>
  <ScaleCrop>false</ScaleCrop>
  <Company>JNU</Company>
  <LinksUpToDate>false</LinksUpToDate>
  <CharactersWithSpaces>3553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暨南大学本科实验报告专用纸</dc:title>
  <dc:subject/>
  <dc:creator>刘欣</dc:creator>
  <cp:keywords/>
  <dc:description/>
  <cp:lastModifiedBy>Microsoft Office User</cp:lastModifiedBy>
  <cp:revision>2</cp:revision>
  <dcterms:created xsi:type="dcterms:W3CDTF">2021-03-13T02:20:00Z</dcterms:created>
  <dcterms:modified xsi:type="dcterms:W3CDTF">2021-03-13T02:20:00Z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